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05F03" w14:textId="77777777" w:rsidR="006343A0" w:rsidRDefault="00000000" w:rsidP="000C00AA">
      <w:pPr>
        <w:pStyle w:val="aa"/>
        <w:spacing w:before="480" w:after="480" w:line="360" w:lineRule="auto"/>
        <w:jc w:val="center"/>
        <w:rPr>
          <w:lang w:eastAsia="zh-CN"/>
        </w:rPr>
      </w:pPr>
      <w:r>
        <w:rPr>
          <w:rFonts w:ascii="宋体" w:eastAsia="宋体" w:hAnsi="宋体"/>
          <w:b/>
          <w:color w:val="000000"/>
          <w:sz w:val="36"/>
          <w:lang w:eastAsia="zh-CN"/>
        </w:rPr>
        <w:t>技术交底书</w:t>
      </w:r>
    </w:p>
    <w:p w14:paraId="60E9CD3B" w14:textId="76A755CC" w:rsidR="006343A0" w:rsidRDefault="00000000" w:rsidP="000C00AA">
      <w:pPr>
        <w:spacing w:before="60" w:after="60" w:line="360" w:lineRule="auto"/>
        <w:rPr>
          <w:rFonts w:hint="eastAsia"/>
          <w:lang w:eastAsia="zh-CN"/>
        </w:rPr>
      </w:pPr>
      <w:r>
        <w:rPr>
          <w:rFonts w:eastAsia="宋体"/>
          <w:color w:val="000000"/>
          <w:sz w:val="21"/>
          <w:lang w:eastAsia="zh-CN"/>
        </w:rPr>
        <w:t>案件名称：一种面向</w:t>
      </w:r>
      <w:del w:id="27" w:author="Claude" w:date="2026-05-31T05:41:24Z" w16du:dateUtc="2026-05-31T05:41:24Z">
        <w:r w:rsidDel="00753AA9">
          <w:rPr>
            <w:rFonts w:eastAsia="宋体" w:hint="eastAsia"/>
            <w:color w:val="000000"/>
            <w:sz w:val="21"/>
            <w:lang w:eastAsia="zh-CN"/>
          </w:rPr>
          <w:delText>人工智能就绪</w:delText>
        </w:r>
      </w:del>
      <w:ins w:id="30" w:author="Claude" w:date="2026-05-31T05:43:42Z" w16du:dateUtc="2026-05-31T05:43:42Z">
        <w:r w:rsidR="00753AA9">
          <w:rPr>
            <w:rFonts w:eastAsia="宋体" w:hint="eastAsia"/>
            <w:color w:val="000000"/>
            <w:sz w:val="21"/>
            <w:lang w:eastAsia="zh-CN"/>
          </w:rPr>
          <w:t>人工智能就绪</w:t>
        </w:r>
      </w:ins>
      <w:r>
        <w:rPr>
          <w:rFonts w:eastAsia="宋体"/>
          <w:color w:val="000000"/>
          <w:sz w:val="21"/>
          <w:lang w:eastAsia="zh-CN"/>
        </w:rPr>
        <w:t>的遥感时空嵌入底座构建方法</w:t>
      </w:r>
      <w:del w:id="28" w:author="Claude" w:date="2026-05-31T05:41:24Z" w16du:dateUtc="2026-05-31T05:41:24Z">
        <w:r w:rsidDel="00BE1064">
          <w:rPr>
            <w:rFonts w:eastAsia="宋体" w:hint="eastAsia"/>
            <w:color w:val="000000"/>
            <w:sz w:val="21"/>
            <w:lang w:eastAsia="zh-CN"/>
          </w:rPr>
          <w:delText>（AI-ready相关内容）</w:delText>
        </w:r>
      </w:del>
      <w:ins w:id="31" w:author="Claude" w:date="2026-05-31T05:43:42Z" w16du:dateUtc="2026-05-31T05:43:42Z">
        <w:r w:rsidR="00BE1064">
          <w:rPr>
            <w:rFonts w:eastAsia="宋体" w:hint="eastAsia"/>
            <w:color w:val="000000"/>
            <w:sz w:val="21"/>
            <w:lang w:eastAsia="zh-CN"/>
          </w:rPr>
          <w:t>（AI-ready相关内容）</w:t>
        </w:r>
      </w:ins>
    </w:p>
    <w:p w14:paraId="047333CB" w14:textId="77777777" w:rsidR="006343A0" w:rsidRDefault="00000000" w:rsidP="000C00AA">
      <w:pPr>
        <w:spacing w:before="60" w:after="60" w:line="360" w:lineRule="auto"/>
        <w:rPr>
          <w:lang w:eastAsia="zh-CN"/>
        </w:rPr>
      </w:pPr>
      <w:r>
        <w:rPr>
          <w:rFonts w:eastAsia="宋体"/>
          <w:color w:val="000000"/>
          <w:sz w:val="21"/>
          <w:lang w:eastAsia="zh-CN"/>
        </w:rPr>
        <w:t>技术联系人：</w:t>
      </w:r>
    </w:p>
    <w:p w14:paraId="5296A0AD" w14:textId="77777777" w:rsidR="006343A0" w:rsidRDefault="00000000" w:rsidP="000C00AA">
      <w:pPr>
        <w:spacing w:after="0" w:line="360" w:lineRule="auto"/>
        <w:ind w:firstLine="420"/>
        <w:rPr>
          <w:lang w:eastAsia="zh-CN"/>
        </w:rPr>
      </w:pPr>
      <w:r>
        <w:rPr>
          <w:rFonts w:eastAsia="宋体"/>
          <w:color w:val="000000"/>
          <w:sz w:val="21"/>
          <w:lang w:eastAsia="zh-CN"/>
        </w:rPr>
        <w:t>- 姓名：[待填写]</w:t>
      </w:r>
    </w:p>
    <w:p w14:paraId="779EF3F2" w14:textId="77777777" w:rsidR="006343A0" w:rsidRDefault="00000000" w:rsidP="000C00AA">
      <w:pPr>
        <w:spacing w:after="0" w:line="360" w:lineRule="auto"/>
        <w:ind w:firstLine="420"/>
        <w:rPr>
          <w:lang w:eastAsia="zh-CN"/>
        </w:rPr>
      </w:pPr>
      <w:r>
        <w:rPr>
          <w:rFonts w:eastAsia="宋体"/>
          <w:color w:val="000000"/>
          <w:sz w:val="21"/>
          <w:lang w:eastAsia="zh-CN"/>
        </w:rPr>
        <w:t>- 电话：[待填写]</w:t>
      </w:r>
    </w:p>
    <w:p w14:paraId="280188B8" w14:textId="77777777" w:rsidR="006343A0" w:rsidRDefault="00000000" w:rsidP="000C00AA">
      <w:pPr>
        <w:spacing w:after="0" w:line="360" w:lineRule="auto"/>
        <w:ind w:firstLine="420"/>
        <w:rPr>
          <w:lang w:eastAsia="zh-CN"/>
        </w:rPr>
      </w:pPr>
      <w:r>
        <w:rPr>
          <w:rFonts w:eastAsia="宋体"/>
          <w:color w:val="000000"/>
          <w:sz w:val="21"/>
          <w:lang w:eastAsia="zh-CN"/>
        </w:rPr>
        <w:t>- 邮箱：[待填写]</w:t>
      </w:r>
    </w:p>
    <w:p w14:paraId="5DE6D3C8" w14:textId="77777777" w:rsidR="006343A0" w:rsidRDefault="00000000" w:rsidP="000C00AA">
      <w:pPr>
        <w:spacing w:before="60" w:after="60" w:line="360" w:lineRule="auto"/>
        <w:rPr>
          <w:lang w:eastAsia="zh-CN"/>
        </w:rPr>
      </w:pPr>
      <w:r>
        <w:rPr>
          <w:rFonts w:eastAsia="宋体"/>
          <w:color w:val="000000"/>
          <w:sz w:val="21"/>
          <w:lang w:eastAsia="zh-CN"/>
        </w:rPr>
        <w:t>专利类型：发明</w:t>
      </w:r>
    </w:p>
    <w:p w14:paraId="7B5790CB" w14:textId="77777777" w:rsidR="006343A0" w:rsidRDefault="00000000" w:rsidP="000C00AA">
      <w:pPr>
        <w:pStyle w:val="1"/>
        <w:spacing w:before="360" w:after="120" w:line="360" w:lineRule="auto"/>
        <w:rPr>
          <w:lang w:eastAsia="zh-CN"/>
        </w:rPr>
      </w:pPr>
      <w:r>
        <w:rPr>
          <w:rFonts w:ascii="宋体" w:eastAsia="宋体" w:hAnsi="宋体"/>
          <w:color w:val="000000"/>
          <w:lang w:eastAsia="zh-CN"/>
        </w:rPr>
        <w:t>注意事项</w:t>
      </w:r>
    </w:p>
    <w:p w14:paraId="695AC696" w14:textId="77777777" w:rsidR="006343A0" w:rsidRDefault="00000000" w:rsidP="000C00AA">
      <w:pPr>
        <w:spacing w:after="0" w:line="360" w:lineRule="auto"/>
        <w:ind w:firstLine="420"/>
        <w:rPr>
          <w:lang w:eastAsia="zh-CN"/>
        </w:rPr>
      </w:pPr>
      <w:r>
        <w:rPr>
          <w:rFonts w:eastAsia="宋体"/>
          <w:color w:val="000000"/>
          <w:sz w:val="21"/>
          <w:lang w:eastAsia="zh-CN"/>
        </w:rPr>
        <w:t>（1）交底书应使代理人能看懂，尤其是背景技术和详细技术方案，一定要写得全面、清楚、完整；</w:t>
      </w:r>
    </w:p>
    <w:p w14:paraId="5A8158A9" w14:textId="77777777" w:rsidR="006343A0" w:rsidRDefault="00000000" w:rsidP="000C00AA">
      <w:pPr>
        <w:spacing w:after="0" w:line="360" w:lineRule="auto"/>
        <w:ind w:firstLine="420"/>
        <w:rPr>
          <w:lang w:eastAsia="zh-CN"/>
        </w:rPr>
      </w:pPr>
      <w:r>
        <w:rPr>
          <w:rFonts w:eastAsia="宋体"/>
          <w:color w:val="000000"/>
          <w:sz w:val="21"/>
          <w:lang w:eastAsia="zh-CN"/>
        </w:rPr>
        <w:t>（2）技术的公开程度，应以本领域普通技术人员不需付出创造性劳动即可进行实施为准。</w:t>
      </w:r>
    </w:p>
    <w:p w14:paraId="2F332203" w14:textId="77777777" w:rsidR="006343A0" w:rsidRDefault="00000000" w:rsidP="000C00AA">
      <w:pPr>
        <w:spacing w:after="0" w:line="360" w:lineRule="auto"/>
        <w:ind w:firstLine="420"/>
        <w:rPr>
          <w:lang w:eastAsia="zh-CN"/>
        </w:rPr>
      </w:pPr>
      <w:r>
        <w:rPr>
          <w:rFonts w:eastAsia="宋体"/>
          <w:color w:val="000000"/>
          <w:sz w:val="21"/>
          <w:lang w:eastAsia="zh-CN"/>
        </w:rPr>
        <w:t>（3）在与代理人沟通时，对于代理人咨询的技术问题，应给予回答并认真讲解，并且按要求及时正确地补充相应技术材料。</w:t>
      </w:r>
    </w:p>
    <w:p w14:paraId="57ACA607" w14:textId="77777777" w:rsidR="006343A0" w:rsidRDefault="00000000" w:rsidP="000C00AA">
      <w:pPr>
        <w:pStyle w:val="1"/>
        <w:spacing w:before="360" w:after="120" w:line="360" w:lineRule="auto"/>
        <w:rPr>
          <w:lang w:eastAsia="zh-CN"/>
        </w:rPr>
      </w:pPr>
      <w:r>
        <w:rPr>
          <w:rFonts w:ascii="宋体" w:eastAsia="宋体" w:hAnsi="宋体"/>
          <w:color w:val="000000"/>
          <w:lang w:eastAsia="zh-CN"/>
        </w:rPr>
        <w:t>一、技术背景与现有技术</w:t>
      </w:r>
    </w:p>
    <w:p w14:paraId="156A4BB0" w14:textId="77777777" w:rsidR="006343A0" w:rsidRDefault="00000000" w:rsidP="000C00AA">
      <w:pPr>
        <w:pStyle w:val="21"/>
        <w:spacing w:before="240" w:after="60" w:line="360" w:lineRule="auto"/>
        <w:rPr>
          <w:lang w:eastAsia="zh-CN"/>
        </w:rPr>
      </w:pPr>
      <w:r w:rsidR="C1E7EC62">
        <w:rPr>
          <w:rFonts w:ascii="宋体" w:eastAsia="宋体" w:hAnsi="宋体"/>
          <w:color w:val="000000"/>
          <w:sz w:val="24"/>
          <w:lang w:eastAsia="zh-CN"/>
        </w:rPr>
        <w:t xml:space="preserve">1.1 </w:t>
      </w:r>
      <w:del w:id="0" w:author="Claude" w:date="2026-05-31T05:38:54Z" w16du:dateUtc="2026-05-31T05:38:54Z">
        <w:r w:rsidDel="C1E7EC62">
          <w:rPr>
            <w:rFonts w:ascii="宋体" w:eastAsia="宋体" w:hAnsi="宋体"/>
            <w:color w:val="000000"/>
            <w:sz w:val="24"/>
            <w:lang w:eastAsia="zh-CN"/>
          </w:rPr>
          <w:delText>行业背景与核心痛点</w:delText>
        </w:r>
      </w:del>
      <w:ins w:id="1" w:author="Claude" w:date="2026-05-31T05:38:54Z" w16du:dateUtc="2026-05-31T05:38:54Z">
        <w:r w:rsidR="C1E7EC62">
          <w:rPr>
            <w:rFonts w:ascii="宋体" w:eastAsia="宋体" w:hAnsi="宋体"/>
            <w:color w:val="000000"/>
            <w:sz w:val="24"/>
            <w:lang w:eastAsia="zh-CN"/>
          </w:rPr>
          <w:t>现有技术分析与时空嵌入</w:t>
        </w:r>
      </w:ins>
    </w:p>
    <w:p w14:paraId="29E65D0E" w14:textId="77777777" w:rsidR="006343A0" w:rsidRDefault="00000000" w:rsidP="000C00AA">
      <w:pPr>
        <w:spacing w:after="0" w:line="360" w:lineRule="auto"/>
        <w:ind w:firstLine="420"/>
        <w:rPr>
          <w:rFonts w:eastAsia="宋体"/>
          <w:color w:val="000000"/>
          <w:sz w:val="21"/>
          <w:lang w:eastAsia="zh-CN"/>
        </w:rPr>
      </w:pPr>
      <w:del w:id="2" w:author="Claude" w:date="2026-05-31T05:38:54Z" w16du:dateUtc="2026-05-31T05:38:54Z">
        <w:r w:rsidDel="C1E7EC62">
          <w:rPr>
            <w:rFonts w:eastAsia="宋体"/>
            <w:color w:val="000000"/>
            <w:sz w:val="21"/>
            <w:lang w:eastAsia="zh-CN"/>
          </w:rPr>
          <w:delText>随着全球在轨遥感卫星数量从数百颗激增至上千颗，光学影像、雷达数据、激光点云等多源异构数据呈爆发式增长。然而，数据量的增长并未带来知识量的同步增长，遥感人工智能应用面临以下根本性矛盾：</w:delText>
        </w:r>
      </w:del>
    </w:p>
    <w:p w14:paraId="6BCC82B3" w14:textId="0040FEDF" w:rsidR="009461AE" w:rsidRDefault="009461AE" w:rsidP="000C00AA">
      <w:pPr>
        <w:spacing w:after="0" w:line="360" w:lineRule="auto"/>
        <w:ind w:firstLine="420"/>
        <w:rPr>
          <w:rFonts w:eastAsia="宋体"/>
          <w:b/>
          <w:bCs/>
          <w:color w:val="000000"/>
          <w:sz w:val="21"/>
          <w:lang w:eastAsia="zh-CN"/>
        </w:rPr>
      </w:pPr>
      <w:del w:id="3" w:author="Claude" w:date="2026-05-31T05:39:08Z" w16du:dateUtc="2026-05-31T05:39:08Z">
        <w:r w:rsidDel="C1E7EC62">
          <w:rPr>
            <w:rFonts w:eastAsia="宋体" w:hint="eastAsia"/>
            <w:b/>
            <w:bCs/>
            <w:color w:val="000000"/>
            <w:sz w:val="21"/>
            <w:lang w:eastAsia="zh-CN"/>
          </w:rPr>
          <w:delText>时空嵌入（Spatio-Temporal Embedding）是指将多源异构遥感数据编码为紧凑、低维且可复用的向量表征的技术。该向量同时承载空间信息（地表覆盖类型、空间结构）和时间信息（季节变化、年际变化、突发事件），使模型能够理解地表状态的动态演变。现有模型主要存在以下技术问题：</w:delText>
        </w:r>
      </w:del>
      <w:ins w:id="4" w:author="Claude" w:date="2026-05-31T05:39:08Z" w16du:dateUtc="2026-05-31T05:39:08Z">
        <w:r w:rsidR="C1E7EC62">
          <w:rPr>
            <w:rFonts w:eastAsia="宋体" w:hint="eastAsia"/>
            <w:b/>
            <w:bCs/>
            <w:color w:val="000000"/>
            <w:sz w:val="21"/>
            <w:lang w:eastAsia="zh-CN"/>
          </w:rPr>
          <w:t>时空嵌入（Spatio-Temporal Embedding）是指将多源异构遥感数据编码为紧凑、低维且可复用的向量表征的技术。该向量同时承载空间信息（地表覆盖类型、空间结构）和时间信息（季节变化、年际变化、突发事件），使模型能够理解地表状态的动态演变。</w:t>
        </w:r>
      </w:ins>
    </w:p>
    <w:p w:rsidR="C1E7EC62" w:rsidRDefault="C1E7EC62" w:rsidP="C1E7EC62" w14:paraId="64A3AF41" w14:textId="20EFA882">
      <w:pPr>
        <w:spacing w:after="0" w:line="360" w:lineRule="auto"/>
        <w:ind w:firstLine="420"/>
        <w:rPr>
          <w:ins w:id="5" w:author="Claude" w:date="2026-05-31T05:39:31Z" w16du:dateUtc="2026-05-31T05:39:31Z"/>
          <w:rFonts w:eastAsia="宋体"/>
          <w:color w:val="000000"/>
          <w:sz w:val="21"/>
          <w:lang w:eastAsia="zh-CN"/>
        </w:rPr>
      </w:pPr>
      <w:ins w:id="6" w:author="Claude" w:date="2026-05-31T05:39:31Z" w16du:dateUtc="2026-05-31T05:39:31Z">
        <w:r w:rsidR="C1E7EC62">
          <w:rPr>
            <w:rFonts w:eastAsia="宋体"/>
            <w:color w:val="000000"/>
            <w:sz w:val="21"/>
            <w:lang w:eastAsia="zh-CN"/>
          </w:rPr>
          <w:t>现有遥感智能分析方法按技术路线可分为以下几类，但均存在显著的技术局限，未能有效解决嵌入坍缩和时间敏感性不足等核心问题。</w:t>
        </w:r>
      </w:ins>
    </w:p>
    <w:p w14:paraId="3D143340" w14:textId="0D37DD46" w:rsidR="009461AE" w:rsidRPr="009461AE" w:rsidRDefault="009461AE" w:rsidP="000C00AA">
      <w:pPr>
        <w:spacing w:after="0" w:line="360" w:lineRule="auto"/>
        <w:ind w:firstLine="420"/>
        <w:rPr>
          <w:rFonts w:hint="eastAsia"/>
          <w:b/>
          <w:bCs/>
          <w:lang w:eastAsia="zh-CN"/>
        </w:rPr>
      </w:pPr>
      <w:r>
        <w:rPr>
          <w:rFonts w:eastAsia="宋体" w:hint="eastAsia"/>
          <w:b/>
          <w:bCs/>
          <w:color w:val="000000"/>
          <w:sz w:val="21"/>
          <w:lang w:eastAsia="zh-CN"/>
        </w:rPr>
        <w:t/>
      </w:r>
    </w:p>
    <w:p w14:paraId="058CABD2" w14:textId="77777777" w:rsidR="006343A0" w:rsidRDefault="00000000" w:rsidP="000C00AA">
      <w:pPr>
        <w:spacing w:after="0" w:line="360" w:lineRule="auto"/>
        <w:ind w:firstLine="420"/>
        <w:rPr>
          <w:lang w:eastAsia="zh-CN"/>
        </w:rPr>
      </w:pPr>
      <w:del w:id="7" w:author="Claude" w:date="2026-05-31T05:39:42Z" w16du:dateUtc="2026-05-31T05:39:42Z">
        <w:r w:rsidDel="C1E7EC62">
          <w:rPr>
            <w:rFonts w:eastAsia="宋体"/>
            <w:color w:val="000000"/>
            <w:sz w:val="21"/>
            <w:lang w:eastAsia="zh-CN"/>
          </w:rPr>
          <w:delText>第一，重复建设严重。 不同应用领域（如气象预测、水文监测、农业估产、城市规划、灾害应急等）各自独立构建数据预处理管道和 AI 模型。它们往往针对同一块地理区域、同一批遥感数据源，却重复进行数据清洗、格式转换、特征工程和模型训练，造成巨大的算力和人力资源浪费。</w:delText>
        </w:r>
      </w:del>
      <w:ins w:id="8" w:author="Claude" w:date="2026-05-31T05:39:42Z" w16du:dateUtc="2026-05-31T05:39:42Z">
        <w:r w:rsidR="C1E7EC62">
          <w:rPr>
            <w:rFonts w:eastAsia="宋体"/>
            <w:color w:val="000000"/>
            <w:sz w:val="21"/>
            <w:lang w:eastAsia="zh-CN"/>
          </w:rPr>
          <w:t>第一，嵌入坍缩问题。现有自监督方法在训练过程中容易出现嵌入坍缩现象，即模型对不同输入生成高度相似的嵌入向量，导致嵌入失去区分能力。部分方法虽然在归一化后计算反坍缩损失，但归一化操作在嵌入坍缩时会使梯度趋于消失，反坍缩训练失效。</w:t>
        </w:r>
      </w:ins>
    </w:p>
    <w:p w14:paraId="00A84094" w14:textId="77777777" w:rsidR="006343A0" w:rsidRDefault="00000000" w:rsidP="000C00AA">
      <w:pPr>
        <w:spacing w:after="0" w:line="360" w:lineRule="auto"/>
        <w:ind w:firstLine="420"/>
        <w:rPr>
          <w:lang w:eastAsia="zh-CN"/>
        </w:rPr>
      </w:pPr>
      <w:del w:id="9" w:author="Claude" w:date="2026-05-31T05:39:53Z" w16du:dateUtc="2026-05-31T05:39:53Z">
        <w:r w:rsidDel="C1E7EC62">
          <w:rPr>
            <w:rFonts w:eastAsia="宋体"/>
            <w:color w:val="000000"/>
            <w:sz w:val="21"/>
            <w:lang w:eastAsia="zh-CN"/>
          </w:rPr>
          <w:delText>第二，单任务专用模型无法复用。 传统遥感分析采用"一个任务一个模型"的模式：变化检测需要专门训练一套模型，土地覆盖分类需要另一套模型，水体监测又需要第三套模型。这些模型之间无法共享中间表征，每次新增任务都要从头开始，开发周期长、成本高。</w:delText>
        </w:r>
      </w:del>
      <w:ins w:id="10" w:author="Claude" w:date="2026-05-31T05:39:53Z" w16du:dateUtc="2026-05-31T05:39:53Z">
        <w:r w:rsidR="C1E7EC62">
          <w:rPr>
            <w:rFonts w:eastAsia="宋体"/>
            <w:color w:val="000000"/>
            <w:sz w:val="21"/>
            <w:lang w:eastAsia="zh-CN"/>
          </w:rPr>
          <w:t>第二，时间敏感性不足问题。现有方法主要依赖重建任务隐式学习时序信息，缺乏显式约束迫使不同时间窗口的嵌入产生可区分的差异，导致嵌入向量对地表时间变化不敏感，难以支持变化检测等时序分析任务。</w:t>
        </w:r>
      </w:ins>
    </w:p>
    <w:p w14:paraId="51C22476" w14:textId="77777777" w:rsidR="006343A0" w:rsidRDefault="00000000" w:rsidP="000C00AA">
      <w:pPr>
        <w:spacing w:after="0" w:line="360" w:lineRule="auto"/>
        <w:ind w:firstLine="420"/>
        <w:rPr>
          <w:lang w:eastAsia="zh-CN"/>
        </w:rPr>
      </w:pPr>
      <w:del w:id="11" w:author="Claude" w:date="2026-05-31T05:40:03Z" w16du:dateUtc="2026-05-31T05:40:03Z">
        <w:r w:rsidDel="C1E7EC62">
          <w:rPr>
            <w:rFonts w:eastAsia="宋体"/>
            <w:color w:val="000000"/>
            <w:sz w:val="21"/>
            <w:lang w:eastAsia="zh-CN"/>
          </w:rPr>
          <w:delText>第三，缺乏通用时空底座。 现有技术未能将多源异构遥感数据统一编码为紧凑且可复用的嵌入向量。即使部分方法学习了嵌入表征，也面临嵌入坍缩（不同输入产生高度相似的嵌入向量）和时间敏感性不足（嵌入向量难以区分同一地点不同时间的差异）等问题，导致嵌入向量无法可靠地支持多种下游任务。</w:delText>
        </w:r>
      </w:del>
      <w:ins w:id="12" w:author="Claude" w:date="2026-05-31T05:40:03Z" w16du:dateUtc="2026-05-31T05:40:03Z">
        <w:r w:rsidR="C1E7EC62">
          <w:rPr>
            <w:rFonts w:eastAsia="宋体"/>
            <w:color w:val="000000"/>
            <w:sz w:val="21"/>
            <w:lang w:eastAsia="zh-CN"/>
          </w:rPr>
          <w:t>第三，静态目标干扰时序学习问题。现有方法将高程、土地覆盖等静态数据与动态遥感数据同等对待作为重建目标，静态目标的时间无关性会干扰模型对时间动态的建模，削弱嵌入向量的时序表达能力。</w:t>
        </w:r>
      </w:ins>
    </w:p>
    <w:p w14:paraId="1FFDB3A3" w14:textId="77777777" w:rsidR="006343A0" w:rsidRDefault="00000000" w:rsidP="000C00AA">
      <w:pPr>
        <w:pStyle w:val="21"/>
        <w:spacing w:before="240" w:after="60" w:line="360" w:lineRule="auto"/>
        <w:rPr>
          <w:lang w:eastAsia="zh-CN"/>
        </w:rPr>
      </w:pPr>
      <w:r>
        <w:rPr>
          <w:rFonts w:ascii="宋体" w:eastAsia="宋体" w:hAnsi="宋体"/>
          <w:color w:val="000000"/>
          <w:sz w:val="24"/>
          <w:lang w:eastAsia="zh-CN"/>
        </w:rPr>
        <w:t>1.2 现有技术分析</w:t>
      </w:r>
    </w:p>
    <w:p w14:paraId="62E14150" w14:textId="77777777" w:rsidR="006343A0" w:rsidRDefault="00000000" w:rsidP="000C00AA">
      <w:pPr>
        <w:spacing w:after="0" w:line="360" w:lineRule="auto"/>
        <w:ind w:firstLine="420"/>
        <w:rPr>
          <w:lang w:eastAsia="zh-CN"/>
        </w:rPr>
      </w:pPr>
      <w:r>
        <w:rPr>
          <w:rFonts w:eastAsia="宋体"/>
          <w:color w:val="000000"/>
          <w:sz w:val="21"/>
          <w:lang w:eastAsia="zh-CN"/>
        </w:rPr>
        <w:t>现有遥感智能分析方法按技术路线可分为以下几类，但均未能有效解决上述行业痛点。</w:t>
      </w:r>
    </w:p>
    <w:p w14:paraId="769396BD" w14:textId="77777777" w:rsidR="006343A0" w:rsidRDefault="00000000" w:rsidP="000C00AA">
      <w:pPr>
        <w:spacing w:after="0" w:line="360" w:lineRule="auto"/>
        <w:ind w:firstLine="420"/>
        <w:rPr>
          <w:lang w:eastAsia="zh-CN"/>
        </w:rPr>
      </w:pPr>
      <w:del w:id="13" w:author="Claude" w:date="2026-05-31T05:40:21Z" w16du:dateUtc="2026-05-31T05:40:21Z">
        <w:r w:rsidDel="C1E7EC62">
          <w:rPr>
            <w:rFonts w:eastAsia="宋体"/>
            <w:color w:val="000000"/>
            <w:sz w:val="21"/>
            <w:lang w:eastAsia="zh-CN"/>
          </w:rPr>
          <w:delText>第一类：基于人工特征的传统方法。 依赖专家设计的指数（如 NDVI、NDWI）或监督分类器（如支持向量机、随机森林）进行分析。此类方法需要大量人工标注，特征设计依赖专家经验，且一个模型只能完成单一任务，无法复用表征。</w:delText>
        </w:r>
      </w:del>
    </w:p>
    <w:p w14:paraId="170ADA75" w14:textId="77777777" w:rsidR="006343A0" w:rsidRDefault="00000000" w:rsidP="000C00AA">
      <w:pPr>
        <w:spacing w:after="0" w:line="360" w:lineRule="auto"/>
        <w:ind w:firstLine="420"/>
        <w:rPr>
          <w:lang w:eastAsia="zh-CN"/>
        </w:rPr>
      </w:pPr>
      <w:del w:id="14" w:author="Claude" w:date="2026-05-31T05:40:28Z" w16du:dateUtc="2026-05-31T05:40:28Z">
        <w:r w:rsidDel="C1E7EC62">
          <w:rPr>
            <w:rFonts w:eastAsia="宋体"/>
            <w:color w:val="000000"/>
            <w:sz w:val="21"/>
            <w:lang w:eastAsia="zh-CN"/>
          </w:rPr>
          <w:delText>第二类：基于自监督学习的基础模型。 包括基于掩码自编码器的方法（通过随机掩码并重建像素学习表征）、基于对比学习的方法（通过正负样本对拉近相似样本）、以及基于非对比学习的方法（通过去相关和方差约束防止坍缩）。此类方法虽然能够学习通用表征，但存在以下局限：（1）重建任务本身不直接约束嵌入的时间敏感性；（2）部分方法依赖大批量负样本假设，在小数据场景下效果受限；（3）部分方法在 L2 归一化后的球面上计算损失，当嵌入趋于坍缩时梯度趋于消失，导致反坍缩训练失效。</w:delText>
        </w:r>
      </w:del>
    </w:p>
    <w:p w14:paraId="166B6F7B" w14:textId="77777777" w:rsidR="006343A0" w:rsidRDefault="00000000" w:rsidP="000C00AA">
      <w:pPr>
        <w:spacing w:after="0" w:line="360" w:lineRule="auto"/>
        <w:ind w:firstLine="420"/>
        <w:rPr>
          <w:lang w:eastAsia="zh-CN"/>
        </w:rPr>
      </w:pPr>
      <w:del w:id="15" w:author="Claude" w:date="2026-05-31T05:40:34Z" w16du:dateUtc="2026-05-31T05:40:34Z">
        <w:r w:rsidDel="C1E7EC62">
          <w:rPr>
            <w:rFonts w:eastAsia="宋体"/>
            <w:color w:val="000000"/>
            <w:sz w:val="21"/>
            <w:lang w:eastAsia="zh-CN"/>
          </w:rPr>
          <w:delText>第三类：基于专用模型的变化检测与分类方法。 包括端到端监督方法（如 Siamese 网络）和基于预训练嵌入的方法。端到端方法需要大量成对的变化标注数据，且模型专用于变化检测任务，无法直接用于土地覆盖分类等其他任务。基于预训练嵌入的方法虽然理论上可以复用表征，但现有嵌入方法的时间敏感性不足，导致变化检测精度受限，且同样未解决嵌入坍缩问题。</w:delText>
        </w:r>
      </w:del>
    </w:p>
    <w:p w14:paraId="32A08545" w14:textId="77777777" w:rsidR="006343A0" w:rsidRDefault="00000000" w:rsidP="000C00AA">
      <w:pPr>
        <w:spacing w:after="0" w:line="360" w:lineRule="auto"/>
        <w:ind w:firstLine="420"/>
        <w:rPr>
          <w:lang w:eastAsia="zh-CN"/>
        </w:rPr>
      </w:pPr>
      <w:del w:id="16" w:author="Claude" w:date="2026-05-31T05:40:43Z" w16du:dateUtc="2026-05-31T05:40:43Z">
        <w:r w:rsidDel="C1E7EC62">
          <w:rPr>
            <w:rFonts w:eastAsia="宋体"/>
            <w:color w:val="000000"/>
            <w:sz w:val="21"/>
            <w:lang w:eastAsia="zh-CN"/>
          </w:rPr>
          <w:delText>本发明与现有技术的本质区别</w:delText>
        </w:r>
      </w:del>
    </w:p>
    <w:p w14:paraId="53257BC3" w14:textId="77777777" w:rsidR="006343A0" w:rsidRDefault="00000000" w:rsidP="000C00AA">
      <w:pPr>
        <w:spacing w:after="0" w:line="360" w:lineRule="auto"/>
        <w:ind w:firstLine="420"/>
        <w:rPr>
          <w:lang w:eastAsia="zh-CN"/>
        </w:rPr>
      </w:pPr>
      <w:del w:id="17" w:author="Claude" w:date="2026-05-31T05:40:43Z" w16du:dateUtc="2026-05-31T05:40:43Z">
        <w:r w:rsidDel="C1E7EC62">
          <w:rPr>
            <w:rFonts w:eastAsia="宋体"/>
            <w:color w:val="000000"/>
            <w:sz w:val="21"/>
            <w:lang w:eastAsia="zh-CN"/>
          </w:rPr>
          <w:delText>现有方法的根本性不足在于：它们或停留在单任务专用模型的层面，或虽学习通用表征但未能解决嵌入坍缩和时间敏感性不足的问题，最终都无法形成一个可被多个下游任务复用的通用遥感嵌入底座。</w:delText>
        </w:r>
      </w:del>
    </w:p>
    <w:p w14:paraId="6009BD8E" w14:textId="77777777" w:rsidR="006343A0" w:rsidRDefault="00000000" w:rsidP="000C00AA">
      <w:pPr>
        <w:spacing w:after="0" w:line="360" w:lineRule="auto"/>
        <w:ind w:firstLine="420"/>
        <w:rPr>
          <w:lang w:eastAsia="zh-CN"/>
        </w:rPr>
      </w:pPr>
      <w:del w:id="18" w:author="Claude" w:date="2026-05-31T05:40:43Z" w16du:dateUtc="2026-05-31T05:40:43Z">
        <w:r w:rsidDel="C1E7EC62">
          <w:rPr>
            <w:rFonts w:eastAsia="宋体"/>
            <w:color w:val="000000"/>
            <w:sz w:val="21"/>
            <w:lang w:eastAsia="zh-CN"/>
          </w:rPr>
          <w:delText>本发明的核心思路是：训练一个统一的嵌入模型，将多源异构遥感数据编码为紧凑的嵌入向量，使该嵌入向量同时具备（1）空间充分分散（反坍缩）、（2）时间敏感可区分（时序对比）、（3）多任务可复用（通用表征）三大特性。基于该嵌入向量，变化检测、土地覆盖分类、农田变化监测、水体动态追踪等多种下游任务均可直接调用，无需为每个任务单独训练模型，从根本上避免重复造轮子。</w:delText>
        </w:r>
      </w:del>
    </w:p>
    <w:p w14:paraId="70B9E8FE" w14:textId="77777777" w:rsidR="006343A0" w:rsidRDefault="00000000" w:rsidP="000C00AA">
      <w:pPr>
        <w:pStyle w:val="1"/>
        <w:spacing w:before="360" w:after="120" w:line="360" w:lineRule="auto"/>
        <w:rPr>
          <w:lang w:eastAsia="zh-CN"/>
        </w:rPr>
      </w:pPr>
      <w:r>
        <w:rPr>
          <w:rFonts w:ascii="宋体" w:eastAsia="宋体" w:hAnsi="宋体"/>
          <w:color w:val="000000"/>
          <w:lang w:eastAsia="zh-CN"/>
        </w:rPr>
        <w:lastRenderedPageBreak/>
        <w:t>二、本发明所要解决的技术问题</w:t>
      </w:r>
    </w:p>
    <w:p w14:paraId="272C5482" w14:textId="77777777" w:rsidR="006343A0" w:rsidRDefault="00000000" w:rsidP="000C00AA">
      <w:pPr>
        <w:pStyle w:val="21"/>
        <w:spacing w:before="240" w:after="60" w:line="360" w:lineRule="auto"/>
        <w:rPr>
          <w:lang w:eastAsia="zh-CN"/>
        </w:rPr>
      </w:pPr>
      <w:r>
        <w:rPr>
          <w:rFonts w:ascii="宋体" w:eastAsia="宋体" w:hAnsi="宋体"/>
          <w:color w:val="000000"/>
          <w:sz w:val="24"/>
          <w:lang w:eastAsia="zh-CN"/>
        </w:rPr>
        <w:t>2.1 行业层面问题</w:t>
      </w:r>
    </w:p>
    <w:p w14:paraId="6AB2B8D8" w14:textId="77777777" w:rsidR="006343A0" w:rsidRDefault="00000000" w:rsidP="000C00AA">
      <w:pPr>
        <w:spacing w:after="0" w:line="360" w:lineRule="auto"/>
        <w:ind w:firstLine="420"/>
        <w:rPr>
          <w:lang w:eastAsia="zh-CN"/>
        </w:rPr>
      </w:pPr>
      <w:r>
        <w:rPr>
          <w:rFonts w:eastAsia="宋体"/>
          <w:color w:val="000000"/>
          <w:sz w:val="21"/>
          <w:lang w:eastAsia="zh-CN"/>
        </w:rPr>
        <w:t>（1）跨领域重复建设问题。 不同应用领域对同一地理区域的遥感数据各自独立处理，缺乏统一的中间表征层，造成严重的算力和人力资源浪费。</w:t>
      </w:r>
    </w:p>
    <w:p w14:paraId="656A2A75" w14:textId="77777777" w:rsidR="006343A0" w:rsidRDefault="00000000" w:rsidP="000C00AA">
      <w:pPr>
        <w:spacing w:after="0" w:line="360" w:lineRule="auto"/>
        <w:ind w:firstLine="420"/>
        <w:rPr>
          <w:lang w:eastAsia="zh-CN"/>
        </w:rPr>
      </w:pPr>
      <w:r>
        <w:rPr>
          <w:rFonts w:eastAsia="宋体"/>
          <w:color w:val="000000"/>
          <w:sz w:val="21"/>
          <w:lang w:eastAsia="zh-CN"/>
        </w:rPr>
        <w:t>（2）单任务模型无法复用问题。 现有方法一个模型只能完成一个任务，无法将学习到的地表表征共享给多个下游应用。</w:t>
      </w:r>
    </w:p>
    <w:p w14:paraId="34EBAB3D" w14:textId="77777777" w:rsidR="006343A0" w:rsidRDefault="00000000" w:rsidP="000C00AA">
      <w:pPr>
        <w:pStyle w:val="21"/>
        <w:spacing w:before="240" w:after="60" w:line="360" w:lineRule="auto"/>
        <w:rPr>
          <w:lang w:eastAsia="zh-CN"/>
        </w:rPr>
      </w:pPr>
      <w:r>
        <w:rPr>
          <w:rFonts w:ascii="宋体" w:eastAsia="宋体" w:hAnsi="宋体"/>
          <w:color w:val="000000"/>
          <w:sz w:val="24"/>
          <w:lang w:eastAsia="zh-CN"/>
        </w:rPr>
        <w:t>2.2 技术层面问题</w:t>
      </w:r>
    </w:p>
    <w:p w14:paraId="501509BE" w14:textId="77777777" w:rsidR="006343A0" w:rsidRDefault="00000000" w:rsidP="000C00AA">
      <w:pPr>
        <w:spacing w:after="0" w:line="360" w:lineRule="auto"/>
        <w:ind w:firstLine="420"/>
        <w:rPr>
          <w:lang w:eastAsia="zh-CN"/>
        </w:rPr>
      </w:pPr>
      <w:r>
        <w:rPr>
          <w:rFonts w:eastAsia="宋体"/>
          <w:color w:val="000000"/>
          <w:sz w:val="21"/>
          <w:lang w:eastAsia="zh-CN"/>
        </w:rPr>
        <w:t>（3）嵌入坍缩问题。 现有自监督方法在训练过程中容易出现嵌入坍缩现象，即模型对不同输入生成高度相似的嵌入向量，导致嵌入失去区分能力。部分方法虽然在归一化后计算反坍缩损失，但归一化操作在嵌入坍缩时会使梯度趋于消失，反坍缩训练失效。</w:t>
      </w:r>
    </w:p>
    <w:p w14:paraId="52239BE8" w14:textId="77777777" w:rsidR="006343A0" w:rsidRDefault="00000000" w:rsidP="000C00AA">
      <w:pPr>
        <w:spacing w:after="0" w:line="360" w:lineRule="auto"/>
        <w:ind w:firstLine="420"/>
        <w:rPr>
          <w:lang w:eastAsia="zh-CN"/>
        </w:rPr>
      </w:pPr>
      <w:r>
        <w:rPr>
          <w:rFonts w:eastAsia="宋体"/>
          <w:color w:val="000000"/>
          <w:sz w:val="21"/>
          <w:lang w:eastAsia="zh-CN"/>
        </w:rPr>
        <w:t>（4）时间敏感性不足问题。 现有方法主要依赖重建任务隐式学习时序信息，缺乏显式约束迫使不同时间窗口的嵌入产生可区分的差异，导致嵌入向量对地表时间变化不敏感。</w:t>
      </w:r>
    </w:p>
    <w:p w14:paraId="3B2103F9" w14:textId="77777777" w:rsidR="006343A0" w:rsidRDefault="00000000" w:rsidP="000C00AA">
      <w:pPr>
        <w:spacing w:after="0" w:line="360" w:lineRule="auto"/>
        <w:ind w:firstLine="420"/>
        <w:rPr>
          <w:lang w:eastAsia="zh-CN"/>
        </w:rPr>
      </w:pPr>
      <w:r>
        <w:rPr>
          <w:rFonts w:eastAsia="宋体"/>
          <w:color w:val="000000"/>
          <w:sz w:val="21"/>
          <w:lang w:eastAsia="zh-CN"/>
        </w:rPr>
        <w:t>（5）静态目标干扰时序学习问题。 现有方法将高程、土地覆盖等静态数据与动态遥感数据同等对待作为重建目标，静态目标的时间无关性会干扰模型对时间动态的建模。</w:t>
      </w:r>
    </w:p>
    <w:p w14:paraId="7CA2487C" w14:textId="77777777" w:rsidR="006343A0" w:rsidRDefault="00000000" w:rsidP="000C00AA">
      <w:pPr>
        <w:pStyle w:val="1"/>
        <w:spacing w:before="360" w:after="120" w:line="360" w:lineRule="auto"/>
        <w:rPr>
          <w:lang w:eastAsia="zh-CN"/>
        </w:rPr>
      </w:pPr>
      <w:r>
        <w:rPr>
          <w:rFonts w:ascii="宋体" w:eastAsia="宋体" w:hAnsi="宋体"/>
          <w:color w:val="000000"/>
          <w:lang w:eastAsia="zh-CN"/>
        </w:rPr>
        <w:t>三、技术方案详细阐述</w:t>
      </w:r>
    </w:p>
    <w:p w14:paraId="78C3C5DD" w14:textId="77777777" w:rsidR="006343A0" w:rsidRDefault="00000000" w:rsidP="000C00AA">
      <w:pPr>
        <w:pStyle w:val="21"/>
        <w:spacing w:before="240" w:after="60" w:line="360" w:lineRule="auto"/>
        <w:rPr>
          <w:lang w:eastAsia="zh-CN"/>
        </w:rPr>
      </w:pPr>
      <w:r>
        <w:rPr>
          <w:rFonts w:ascii="宋体" w:eastAsia="宋体" w:hAnsi="宋体"/>
          <w:color w:val="000000"/>
          <w:sz w:val="24"/>
          <w:lang w:eastAsia="zh-CN"/>
        </w:rPr>
        <w:t>3.1 背景与应用场景</w:t>
      </w:r>
    </w:p>
    <w:p w14:paraId="098AA30E" w14:textId="77777777" w:rsidR="006343A0" w:rsidRDefault="00000000" w:rsidP="000C00AA">
      <w:pPr>
        <w:spacing w:after="0" w:line="360" w:lineRule="auto"/>
        <w:ind w:firstLine="420"/>
        <w:rPr>
          <w:lang w:eastAsia="zh-CN"/>
        </w:rPr>
      </w:pPr>
      <w:r>
        <w:rPr>
          <w:rFonts w:eastAsia="宋体"/>
          <w:color w:val="000000"/>
          <w:sz w:val="21"/>
          <w:lang w:eastAsia="zh-CN"/>
        </w:rPr>
        <w:t>本发明面向多时相、多源遥感数据的自监督嵌入学习场景，旨在构建一个通用的遥感嵌入底座。训练完成后，该底座可为多种下游应用提供标准化嵌入向量服务，包括但不限于：城市扩张监测、农田变化检测、水体范围动态追踪、森林覆盖变化分析、土地覆盖分类、灾害受损评估等。</w:t>
      </w:r>
    </w:p>
    <w:p w:rsidR="C1E7EC62" w:rsidRDefault="C1E7EC62" w:rsidP="C1E7EC62" w14:paraId="66B3BAB2" w14:textId="76127029">
      <w:pPr>
        <w:spacing w:after="0" w:line="360" w:lineRule="auto"/>
        <w:ind w:firstLine="420"/>
        <w:rPr>
          <w:ins w:id="32" w:author="Claude" w:date="2026-05-31T05:44:03Z" w16du:dateUtc="2026-05-31T05:44:03Z"/>
          <w:rFonts w:eastAsia="宋体"/>
          <w:color w:val="000000"/>
          <w:sz w:val="21"/>
          <w:lang w:eastAsia="zh-CN"/>
        </w:rPr>
      </w:pPr>
      <w:ins w:id="33" w:author="Claude" w:date="2026-05-31T05:44:03Z" w16du:dateUtc="2026-05-31T05:44:03Z">
        <w:r w:rsidR="C1E7EC62">
          <w:rPr>
            <w:rFonts w:eastAsia="宋体"/>
            <w:color w:val="000000"/>
            <w:sz w:val="21"/>
            <w:lang w:eastAsia="zh-CN"/>
          </w:rPr>
          <w:t>本发明同时面向人工智能就绪（AI-ready）数据构建需求。所谓AI-ready数据，是指经过标准化预处理、质量筛选和统一组织，可直接用于人工智能模型训练与推理的遥感数据集。具体而言，本发明在数据准备阶段实施以下AI-ready处理：首先，对多源遥感数据进行统一的质量筛选，包括云量检测与过滤、时相完整性校验、以及辐射定标与大气校正，确保输入数据满足模型训练的质量要求；其次，将不同来源、不同分辨率、不同坐标系的遥感数据统一到同一套栅格坐标系中，消除因投影转换和分辨率差异导致的数据错位；再次，对时序数据进行规范化组织，按时间窗口抽取、填充和掩码处理，形成结构化的输入张量；最后，将静态目标（如高程、土地覆盖）与动态目标（如光学影像、SAR数据）分离处理，避免静态信息干扰时序学习。经过上述AI-ready处理后的数据，可直接输入本发明的嵌入底座进行训练，无需额外的数据清洗和格式转换，显著降低了下游应用的数据准备成本。</w:t>
        </w:r>
      </w:ins>
    </w:p>
    <w:p w14:paraId="269DF5A0" w14:textId="77777777" w:rsidR="006343A0" w:rsidRDefault="00000000" w:rsidP="000C00AA">
      <w:pPr>
        <w:spacing w:after="0" w:line="360" w:lineRule="auto"/>
        <w:ind w:firstLine="420"/>
        <w:rPr>
          <w:lang w:eastAsia="zh-CN"/>
        </w:rPr>
      </w:pPr>
      <w:r>
        <w:rPr>
          <w:rFonts w:eastAsia="宋体"/>
          <w:color w:val="000000"/>
          <w:sz w:val="21"/>
          <w:lang w:eastAsia="zh-CN"/>
        </w:rPr>
        <w:t>本发明的核心定位是：通过预归一化反坍缩方法和双窗口时序对比方法，训练出对时间变化敏感且空间充分分散的嵌入向量。该嵌入向量是通用的地表表征，变化检测仅作为验证其时间敏感性的示例应用之一。</w:t>
      </w:r>
    </w:p>
    <w:p w14:paraId="14E4D50B" w14:textId="77777777" w:rsidR="006343A0" w:rsidRDefault="00000000" w:rsidP="000C00AA">
      <w:pPr>
        <w:spacing w:after="0" w:line="360" w:lineRule="auto"/>
        <w:ind w:firstLine="420"/>
        <w:rPr>
          <w:lang w:eastAsia="zh-CN"/>
        </w:rPr>
      </w:pPr>
      <w:r>
        <w:rPr>
          <w:rFonts w:eastAsia="宋体"/>
          <w:sz w:val="21"/>
          <w:lang w:eastAsia="zh-CN"/>
        </w:rPr>
        <w:t>在多源异构数据融合方面，本发明将不同来源、不同格式、不同分辨率的遥感数据统一到同一套栅格坐标系中进行空间对齐。所有数据源的数据均按照地理坐标映射到同一套栅格框架下进行处理，确保多源数据在输入模型前已在同一空间框架下对齐。这一方案彻底解决了传统投影坐标系在高海拔地区的变形误差问题，同时实现了多源数据的无缝融合。</w:t>
      </w:r>
    </w:p>
    <w:p w14:paraId="29CDB946" w14:textId="77777777" w:rsidR="006343A0" w:rsidRDefault="00000000" w:rsidP="000C00AA">
      <w:pPr>
        <w:pStyle w:val="21"/>
        <w:spacing w:before="240" w:after="60" w:line="360" w:lineRule="auto"/>
        <w:rPr>
          <w:lang w:eastAsia="zh-CN"/>
        </w:rPr>
      </w:pPr>
      <w:r>
        <w:rPr>
          <w:rFonts w:ascii="宋体" w:eastAsia="宋体" w:hAnsi="宋体"/>
          <w:color w:val="000000"/>
          <w:sz w:val="24"/>
          <w:lang w:eastAsia="zh-CN"/>
        </w:rPr>
        <w:lastRenderedPageBreak/>
        <w:t>3.2 系统架构</w:t>
      </w:r>
    </w:p>
    <w:p w14:paraId="544987B2" w14:textId="77777777" w:rsidR="006343A0" w:rsidRDefault="00000000" w:rsidP="000C00AA">
      <w:pPr>
        <w:spacing w:after="0" w:line="360" w:lineRule="auto"/>
        <w:ind w:firstLine="420"/>
        <w:rPr>
          <w:lang w:eastAsia="zh-CN"/>
        </w:rPr>
      </w:pPr>
      <w:r>
        <w:rPr>
          <w:rFonts w:eastAsia="宋体"/>
          <w:color w:val="000000"/>
          <w:sz w:val="21"/>
          <w:lang w:eastAsia="zh-CN"/>
        </w:rPr>
        <w:t>本系统由输入层、编码层、嵌入层、解码层和损失层组成。</w:t>
      </w:r>
    </w:p>
    <w:p w14:paraId="23E7ACA1" w14:textId="77777777" w:rsidR="006343A0" w:rsidRDefault="00000000" w:rsidP="000C00AA">
      <w:pPr>
        <w:spacing w:after="0" w:line="360" w:lineRule="auto"/>
        <w:ind w:firstLine="420"/>
        <w:rPr>
          <w:lang w:eastAsia="zh-CN"/>
        </w:rPr>
      </w:pPr>
      <w:r>
        <w:rPr>
          <w:rFonts w:eastAsia="宋体"/>
          <w:color w:val="000000"/>
          <w:sz w:val="21"/>
          <w:lang w:eastAsia="zh-CN"/>
        </w:rPr>
        <w:t>输入层接收多源异构时序遥感数据，包括但不限于：光学遥感数据（如 Sentinel-2）、SAR 遥感数据（如 Sentinel-1）、多光谱遥感数据（如 Landsat）、无人机航拍数据、激光雷达点云数据、以及地面传感器监测数据。输入层为每种数据源配备独立的专用输入头，将不同通道数、不同空间分辨率的数据映射到统一的通道维度和空间分辨率，形成标准化的潜在空间表示。</w:t>
      </w:r>
    </w:p>
    <w:p w14:paraId="09D664B9" w14:textId="77777777" w:rsidR="006343A0" w:rsidRDefault="00000000" w:rsidP="000C00AA">
      <w:pPr>
        <w:spacing w:after="0" w:line="360" w:lineRule="auto"/>
        <w:ind w:firstLine="420"/>
        <w:rPr>
          <w:lang w:eastAsia="zh-CN"/>
        </w:rPr>
      </w:pPr>
      <w:r>
        <w:rPr>
          <w:rFonts w:eastAsia="宋体"/>
          <w:sz w:val="21"/>
          <w:lang w:eastAsia="zh-CN"/>
        </w:rPr>
        <w:t>网格划分层将不同来源的遥感数据（卫星影像、无人机影像、地面传感器数据等）统一到同一套栅格坐标系中进行空间对齐，按照其地理坐标映射到对应的栅格单元。该方案彻底解决了传统方法中因投影转换和分辨率差异导致的数据错位问题，确保了多源异构数据在输入模型前已在同一空间框架下对齐。</w:t>
      </w:r>
    </w:p>
    <w:p w14:paraId="00E2C495" w14:textId="77777777" w:rsidR="006343A0" w:rsidRDefault="00000000" w:rsidP="000C00AA">
      <w:pPr>
        <w:spacing w:after="0" w:line="360" w:lineRule="auto"/>
        <w:ind w:firstLine="420"/>
        <w:rPr>
          <w:lang w:eastAsia="zh-CN"/>
        </w:rPr>
      </w:pPr>
      <w:r>
        <w:rPr>
          <w:rFonts w:eastAsia="宋体"/>
          <w:color w:val="000000"/>
          <w:sz w:val="21"/>
          <w:lang w:eastAsia="zh-CN"/>
        </w:rPr>
        <w:t>编码层包含专用输入头、时间编码器和多路径时空特征提取单元。专用输入头对各源数据独立进行卷积下采样，将不同数据源映射到统一的潜在空间；时间编码器将时间戳转换为时间编码并注入特征；多路径时空特征提取单元通过并行的时间路径、空间路径和精度路径融合时空信息。</w:t>
      </w:r>
    </w:p>
    <w:p w14:paraId="169C4486" w14:textId="77777777" w:rsidR="006343A0" w:rsidRDefault="00000000" w:rsidP="000C00AA">
      <w:pPr>
        <w:spacing w:after="0" w:line="360" w:lineRule="auto"/>
        <w:ind w:firstLine="420"/>
        <w:rPr>
          <w:lang w:eastAsia="zh-CN"/>
        </w:rPr>
      </w:pPr>
      <w:r>
        <w:rPr>
          <w:rFonts w:eastAsia="宋体"/>
          <w:color w:val="000000"/>
          <w:sz w:val="21"/>
          <w:lang w:eastAsia="zh-CN"/>
        </w:rPr>
        <w:t>嵌入层通过瓶颈结构将融合特征压缩到嵌入维度。训练阶段保留原始幅度（不施加 L2 归一化），推理阶段施加 L2 归一化并叠加噪声，输出单位球面上的嵌入向量。</w:t>
      </w:r>
    </w:p>
    <w:p w14:paraId="03FD8B99" w14:textId="77777777" w:rsidR="006343A0" w:rsidRDefault="00000000" w:rsidP="000C00AA">
      <w:pPr>
        <w:spacing w:after="0" w:line="360" w:lineRule="auto"/>
        <w:ind w:firstLine="420"/>
        <w:rPr>
          <w:lang w:eastAsia="zh-CN"/>
        </w:rPr>
      </w:pPr>
      <w:r>
        <w:rPr>
          <w:rFonts w:eastAsia="宋体"/>
          <w:color w:val="000000"/>
          <w:sz w:val="21"/>
          <w:lang w:eastAsia="zh-CN"/>
        </w:rPr>
        <w:t>解码层包含动态目标解码器和静态目标解码器，分别从嵌入向量中重建原始输入帧。</w:t>
      </w:r>
    </w:p>
    <w:p w14:paraId="30E10D11" w14:textId="77777777" w:rsidR="006343A0" w:rsidRDefault="00000000" w:rsidP="000C00AA">
      <w:pPr>
        <w:spacing w:after="0" w:line="360" w:lineRule="auto"/>
        <w:ind w:firstLine="420"/>
        <w:rPr>
          <w:lang w:eastAsia="zh-CN"/>
        </w:rPr>
      </w:pPr>
      <w:r>
        <w:rPr>
          <w:rFonts w:eastAsia="宋体"/>
          <w:color w:val="000000"/>
          <w:sz w:val="21"/>
          <w:lang w:eastAsia="zh-CN"/>
        </w:rPr>
        <w:t>损失层包含重建损失、反坍缩损失、一致性损失和时序对比损失，加权后通过反向传播优化模型参数。</w:t>
      </w:r>
    </w:p>
    <w:p w14:paraId="7223F942" w14:textId="77777777" w:rsidR="00CB364B" w:rsidRDefault="00000000" w:rsidP="000C00AA">
      <w:pPr>
        <w:keepNext/>
        <w:spacing w:after="0" w:line="360" w:lineRule="auto"/>
        <w:ind w:firstLine="420"/>
        <w:jc w:val="center"/>
      </w:pPr>
      <w:r>
        <w:rPr>
          <w:rFonts w:eastAsia="宋体"/>
          <w:noProof/>
          <w:color w:val="000000"/>
          <w:sz w:val="21"/>
        </w:rPr>
        <w:lastRenderedPageBreak/>
        <w:drawing>
          <wp:inline distT="0" distB="0" distL="0" distR="0" wp14:anchorId="55209DC3" wp14:editId="5F51160F">
            <wp:extent cx="5029200" cy="70578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6"/>
                    <a:stretch>
                      <a:fillRect/>
                    </a:stretch>
                  </pic:blipFill>
                  <pic:spPr>
                    <a:xfrm>
                      <a:off x="0" y="0"/>
                      <a:ext cx="5029200" cy="7057813"/>
                    </a:xfrm>
                    <a:prstGeom prst="rect">
                      <a:avLst/>
                    </a:prstGeom>
                  </pic:spPr>
                </pic:pic>
              </a:graphicData>
            </a:graphic>
          </wp:inline>
        </w:drawing>
      </w:r>
    </w:p>
    <w:p w14:paraId="6EB8F05E" w14:textId="10EC66B5" w:rsidR="006343A0" w:rsidRPr="00CB364B" w:rsidRDefault="00CB364B" w:rsidP="000C00AA">
      <w:pPr>
        <w:spacing w:before="120" w:after="120" w:line="360" w:lineRule="auto"/>
        <w:jc w:val="center"/>
        <w:rPr>
          <w:rFonts w:eastAsia="宋体"/>
          <w:color w:val="000000"/>
          <w:sz w:val="20"/>
          <w:lang w:eastAsia="zh-CN"/>
        </w:rPr>
      </w:pPr>
      <w:r w:rsidRPr="00CB364B">
        <w:rPr>
          <w:rFonts w:eastAsia="宋体" w:hint="eastAsia"/>
          <w:color w:val="000000"/>
          <w:sz w:val="20"/>
          <w:lang w:eastAsia="zh-CN"/>
        </w:rPr>
        <w:t>图</w:t>
      </w:r>
      <w:r w:rsidRPr="00CB364B">
        <w:rPr>
          <w:rFonts w:eastAsia="宋体"/>
          <w:color w:val="000000"/>
          <w:sz w:val="20"/>
          <w:lang w:eastAsia="zh-CN"/>
        </w:rPr>
        <w:t xml:space="preserve"> </w:t>
      </w:r>
      <w:r w:rsidRPr="00CB364B">
        <w:rPr>
          <w:rFonts w:eastAsia="宋体"/>
          <w:color w:val="000000"/>
          <w:sz w:val="20"/>
        </w:rPr>
        <w:fldChar w:fldCharType="begin"/>
      </w:r>
      <w:r w:rsidRPr="00CB364B">
        <w:rPr>
          <w:rFonts w:eastAsia="宋体"/>
          <w:color w:val="000000"/>
          <w:sz w:val="20"/>
          <w:lang w:eastAsia="zh-CN"/>
        </w:rPr>
        <w:instrText xml:space="preserve"> SEQ 图 \* ARABIC </w:instrText>
      </w:r>
      <w:r w:rsidRPr="00CB364B">
        <w:rPr>
          <w:rFonts w:eastAsia="宋体"/>
          <w:color w:val="000000"/>
          <w:sz w:val="20"/>
        </w:rPr>
        <w:fldChar w:fldCharType="separate"/>
      </w:r>
      <w:r w:rsidRPr="00CB364B">
        <w:rPr>
          <w:rFonts w:eastAsia="宋体"/>
          <w:color w:val="000000"/>
          <w:sz w:val="20"/>
          <w:lang w:eastAsia="zh-CN"/>
        </w:rPr>
        <w:t>1</w:t>
      </w:r>
      <w:r w:rsidRPr="00CB364B">
        <w:rPr>
          <w:rFonts w:eastAsia="宋体"/>
          <w:color w:val="000000"/>
          <w:sz w:val="20"/>
        </w:rPr>
        <w:fldChar w:fldCharType="end"/>
      </w:r>
      <w:r>
        <w:rPr>
          <w:rFonts w:eastAsia="宋体"/>
          <w:color w:val="000000"/>
          <w:sz w:val="20"/>
          <w:lang w:eastAsia="zh-CN"/>
        </w:rPr>
        <w:t>系统整体架构图</w:t>
      </w:r>
    </w:p>
    <w:p w14:paraId="47EA2887" w14:textId="77777777" w:rsidR="006343A0" w:rsidRDefault="00000000" w:rsidP="000C00AA">
      <w:pPr>
        <w:pStyle w:val="21"/>
        <w:spacing w:before="240" w:after="60" w:line="360" w:lineRule="auto"/>
        <w:rPr>
          <w:lang w:eastAsia="zh-CN"/>
        </w:rPr>
      </w:pPr>
      <w:r>
        <w:rPr>
          <w:rFonts w:ascii="宋体" w:eastAsia="宋体" w:hAnsi="宋体"/>
          <w:color w:val="000000"/>
          <w:sz w:val="24"/>
          <w:lang w:eastAsia="zh-CN"/>
        </w:rPr>
        <w:lastRenderedPageBreak/>
        <w:t>3.3 模块功能说明</w:t>
      </w:r>
    </w:p>
    <w:p w14:paraId="7D21AFE9" w14:textId="77777777" w:rsidR="006343A0" w:rsidRDefault="00000000" w:rsidP="000C00AA">
      <w:pPr>
        <w:spacing w:after="0" w:line="360" w:lineRule="auto"/>
        <w:ind w:firstLine="420"/>
        <w:rPr>
          <w:lang w:eastAsia="zh-CN"/>
        </w:rPr>
      </w:pPr>
      <w:r>
        <w:rPr>
          <w:rFonts w:eastAsia="宋体"/>
          <w:color w:val="000000"/>
          <w:sz w:val="21"/>
          <w:lang w:eastAsia="zh-CN"/>
        </w:rPr>
        <w:t>专用输入头：为每种数据源配备独立的输入头，将不同数据源映射到统一的潜在空间。例如，光学遥感数据（多通道）、SAR 遥感数据（双通道）、多光谱遥感数据（多通道）、无人机航拍数据（三通道 RGB）以及激光雷达数据（单通道高程）等，均通过各自专用的卷积下采样 stem 进行处理。每个输入头将源特定的光谱特征和空间分辨率映射到统一的通道维度和空间分辨率，使后续模块能够以统一的方式处理来自不同数据源的特征。该架构设计使系统具备良好的数据源可扩展性：当需要引入新型数据源时，仅需增加对应的专用输入头模块，无需对下游的特征提取、嵌入生成及任务解码模块进行任何修改，从而降低了系统扩展的开发成本和维护复杂度。</w:t>
      </w:r>
    </w:p>
    <w:p w14:paraId="4686A48C" w14:textId="46430D7F" w:rsidR="006343A0" w:rsidRDefault="00000000" w:rsidP="000C00AA">
      <w:pPr>
        <w:spacing w:after="0" w:line="360" w:lineRule="auto"/>
        <w:ind w:firstLine="420"/>
        <w:jc w:val="center"/>
        <w:rPr>
          <w:lang w:eastAsia="zh-CN"/>
        </w:rPr>
      </w:pPr>
      <w:r>
        <w:rPr>
          <w:rFonts w:eastAsia="宋体"/>
          <w:noProof/>
          <w:color w:val="000000"/>
          <w:sz w:val="21"/>
        </w:rPr>
        <w:drawing>
          <wp:inline distT="0" distB="0" distL="0" distR="0" wp14:anchorId="44C81D95" wp14:editId="4C23B8B1">
            <wp:extent cx="5029200" cy="31790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input_heads.png"/>
                    <pic:cNvPicPr/>
                  </pic:nvPicPr>
                  <pic:blipFill>
                    <a:blip r:embed="rId7"/>
                    <a:stretch>
                      <a:fillRect/>
                    </a:stretch>
                  </pic:blipFill>
                  <pic:spPr>
                    <a:xfrm>
                      <a:off x="0" y="0"/>
                      <a:ext cx="5029200" cy="3179008"/>
                    </a:xfrm>
                    <a:prstGeom prst="rect">
                      <a:avLst/>
                    </a:prstGeom>
                  </pic:spPr>
                </pic:pic>
              </a:graphicData>
            </a:graphic>
          </wp:inline>
        </w:drawing>
      </w:r>
    </w:p>
    <w:p w14:paraId="36636F85" w14:textId="77777777" w:rsidR="006343A0" w:rsidRDefault="00000000" w:rsidP="000C00AA">
      <w:pPr>
        <w:spacing w:before="120" w:after="120" w:line="360" w:lineRule="auto"/>
        <w:jc w:val="center"/>
        <w:rPr>
          <w:lang w:eastAsia="zh-CN"/>
        </w:rPr>
      </w:pPr>
      <w:r>
        <w:rPr>
          <w:rFonts w:eastAsia="宋体"/>
          <w:sz w:val="20"/>
          <w:lang w:eastAsia="zh-CN"/>
        </w:rPr>
        <w:t>图2  专用输入头示意图</w:t>
      </w:r>
    </w:p>
    <w:p w14:paraId="3DC28C78" w14:textId="59867A2D" w:rsidR="006343A0" w:rsidRDefault="00000000" w:rsidP="005649A7">
      <w:pPr>
        <w:spacing w:after="0" w:line="360" w:lineRule="auto"/>
        <w:ind w:firstLine="420"/>
        <w:rPr>
          <w:lang w:eastAsia="zh-CN"/>
        </w:rPr>
      </w:pPr>
      <w:r>
        <w:rPr>
          <w:rFonts w:eastAsia="宋体"/>
          <w:sz w:val="21"/>
          <w:lang w:eastAsia="zh-CN"/>
        </w:rPr>
        <w:t>网格划分层：在专用输入头处理之前，所有数据源的数据首先统一到同一套栅格坐标系中进行空间对齐。不同分辨率、不同坐标系的遥感数据均按照地理坐标映射到同一套栅格框架下，确保多源数据在输入模型前已在同一空间框架下对齐，避免了传统方法中因投影转换和分辨率差异导致的数据错位问题。</w:t>
      </w:r>
    </w:p>
    <w:p w14:paraId="6B93A18C" w14:textId="77777777" w:rsidR="006343A0" w:rsidRDefault="00000000" w:rsidP="000C00AA">
      <w:pPr>
        <w:spacing w:after="0" w:line="360" w:lineRule="auto"/>
        <w:ind w:firstLine="420"/>
        <w:rPr>
          <w:lang w:eastAsia="zh-CN"/>
        </w:rPr>
      </w:pPr>
      <w:r>
        <w:rPr>
          <w:rFonts w:eastAsia="宋体"/>
          <w:color w:val="000000"/>
          <w:sz w:val="21"/>
          <w:lang w:eastAsia="zh-CN"/>
        </w:rPr>
        <w:t>时间编码器：将原始时间戳转换为正弦时间码，与空间特征拼接后注入模型，使模型能够感知观测时间的先后顺序和间隔。</w:t>
      </w:r>
    </w:p>
    <w:p w14:paraId="19A95C6A" w14:textId="77777777" w:rsidR="006343A0" w:rsidRDefault="00000000" w:rsidP="000C00AA">
      <w:pPr>
        <w:spacing w:after="0" w:line="360" w:lineRule="auto"/>
        <w:ind w:firstLine="420"/>
        <w:rPr>
          <w:lang w:eastAsia="zh-CN"/>
        </w:rPr>
      </w:pPr>
      <w:r w:rsidRPr="00A9109E">
        <w:rPr>
          <w:rFonts w:eastAsia="宋体"/>
          <w:color w:val="000000"/>
          <w:sz w:val="21"/>
          <w:lang w:eastAsia="zh-CN"/>
        </w:rPr>
        <w:t>多路径时空特征提取单元</w:t>
      </w:r>
      <w:r>
        <w:rPr>
          <w:rFonts w:eastAsia="宋体"/>
          <w:color w:val="000000"/>
          <w:sz w:val="21"/>
          <w:lang w:eastAsia="zh-CN"/>
        </w:rPr>
        <w:t>：采用三路并行算子处理编码后的特征。时间路径沿时间维度建模时序依赖；空间路径捕捉局部与非局部的空间长距离依赖；精度路径保留高空间分辨率的局部细节。三路输出通过信息融合机制整合为多尺度时空表征。</w:t>
      </w:r>
    </w:p>
    <w:p w14:paraId="114B1F35" w14:textId="77777777" w:rsidR="006343A0" w:rsidRDefault="00000000" w:rsidP="000C00AA">
      <w:pPr>
        <w:spacing w:after="0" w:line="360" w:lineRule="auto"/>
        <w:ind w:firstLine="420"/>
        <w:rPr>
          <w:lang w:eastAsia="zh-CN"/>
        </w:rPr>
      </w:pPr>
      <w:r>
        <w:rPr>
          <w:rFonts w:eastAsia="宋体"/>
          <w:color w:val="000000"/>
          <w:sz w:val="21"/>
          <w:lang w:eastAsia="zh-CN"/>
        </w:rPr>
        <w:lastRenderedPageBreak/>
        <w:t>嵌入层：将多路径时空特征提取单元输出的特征图通过卷积压缩到嵌入维度。训练阶段保留原始幅度，确保反坍缩损失在原始空间中计算；推理阶段施加归一化并叠加分布噪声，输出单位球面上的嵌入向量。</w:t>
      </w:r>
    </w:p>
    <w:p w14:paraId="09F8FFC9" w14:textId="77777777" w:rsidR="006343A0" w:rsidRDefault="00000000" w:rsidP="000C00AA">
      <w:pPr>
        <w:spacing w:after="0" w:line="360" w:lineRule="auto"/>
        <w:ind w:firstLine="420"/>
        <w:rPr>
          <w:lang w:eastAsia="zh-CN"/>
        </w:rPr>
      </w:pPr>
      <w:r>
        <w:rPr>
          <w:rFonts w:eastAsia="宋体"/>
          <w:color w:val="000000"/>
          <w:sz w:val="21"/>
          <w:lang w:eastAsia="zh-CN"/>
        </w:rPr>
        <w:t>条件解码器：为每个目标源配备源特定的解码器，从嵌入向量中重建原始输入帧。动态目标（光学、SAR、多光谱）使用完整权重，静态目标（高程、土地覆盖）使用降低后的权重，使模型优先学习需要时间信息才能重建的动态特征。</w:t>
      </w:r>
    </w:p>
    <w:p w14:paraId="30797918" w14:textId="77777777" w:rsidR="006343A0" w:rsidRDefault="00000000" w:rsidP="000C00AA">
      <w:pPr>
        <w:pStyle w:val="21"/>
        <w:spacing w:before="240" w:after="60" w:line="360" w:lineRule="auto"/>
        <w:rPr>
          <w:lang w:eastAsia="zh-CN"/>
        </w:rPr>
      </w:pPr>
      <w:r>
        <w:rPr>
          <w:rFonts w:ascii="宋体" w:eastAsia="宋体" w:hAnsi="宋体"/>
          <w:color w:val="000000"/>
          <w:sz w:val="24"/>
          <w:lang w:eastAsia="zh-CN"/>
        </w:rPr>
        <w:t>3.4 系统流程</w:t>
      </w:r>
    </w:p>
    <w:p w14:paraId="3F27549A" w14:textId="77777777" w:rsidR="006343A0" w:rsidRDefault="00000000" w:rsidP="000C00AA">
      <w:pPr>
        <w:spacing w:after="0" w:line="360" w:lineRule="auto"/>
        <w:ind w:firstLine="420"/>
        <w:rPr>
          <w:lang w:eastAsia="zh-CN"/>
        </w:rPr>
      </w:pPr>
      <w:r>
        <w:rPr>
          <w:rFonts w:eastAsia="宋体"/>
          <w:color w:val="000000"/>
          <w:sz w:val="21"/>
          <w:lang w:eastAsia="zh-CN"/>
        </w:rPr>
        <w:t>本发明的系统流程包括数据输入与编码、嵌入生成、损失计算和参数优化四个阶段。</w:t>
      </w:r>
    </w:p>
    <w:p w14:paraId="62E56B57" w14:textId="77777777" w:rsidR="006343A0" w:rsidRDefault="00000000" w:rsidP="000C00AA">
      <w:pPr>
        <w:spacing w:after="0" w:line="360" w:lineRule="auto"/>
        <w:ind w:firstLine="420"/>
        <w:rPr>
          <w:lang w:eastAsia="zh-CN"/>
        </w:rPr>
      </w:pPr>
      <w:r>
        <w:rPr>
          <w:rFonts w:eastAsia="宋体"/>
          <w:sz w:val="21"/>
          <w:lang w:eastAsia="zh-CN"/>
        </w:rPr>
        <w:t>第一阶段为数据输入与编码。多源异构时序遥感数据首先统一到同一套栅格坐标系中进行空间对齐；随后，每种数据源经过各自专用的输入头进行独立下采样和特征提取，映射到统一的潜在空间；时间编码器将时间戳信息注入特征中；多路径时空特征提取单元通过三路并行算子融合时空信息。</w:t>
      </w:r>
    </w:p>
    <w:p w14:paraId="1653C8D1" w14:textId="77777777" w:rsidR="006343A0" w:rsidRDefault="00000000" w:rsidP="000C00AA">
      <w:pPr>
        <w:spacing w:after="0" w:line="360" w:lineRule="auto"/>
        <w:ind w:firstLine="420"/>
        <w:rPr>
          <w:lang w:eastAsia="zh-CN"/>
        </w:rPr>
      </w:pPr>
      <w:r>
        <w:rPr>
          <w:rFonts w:eastAsia="宋体"/>
          <w:color w:val="000000"/>
          <w:sz w:val="21"/>
          <w:lang w:eastAsia="zh-CN"/>
        </w:rPr>
        <w:t>第二阶段为嵌入生成。嵌入层将融合后的特征压缩到嵌入维度。训练时保留原始幅度，推理时进行归一化。</w:t>
      </w:r>
    </w:p>
    <w:p w14:paraId="274BB618" w14:textId="77777777" w:rsidR="006343A0" w:rsidRDefault="00000000" w:rsidP="000C00AA">
      <w:pPr>
        <w:spacing w:after="0" w:line="360" w:lineRule="auto"/>
        <w:ind w:firstLine="420"/>
        <w:rPr>
          <w:lang w:eastAsia="zh-CN"/>
        </w:rPr>
      </w:pPr>
      <w:r>
        <w:rPr>
          <w:rFonts w:eastAsia="宋体"/>
          <w:color w:val="000000"/>
          <w:sz w:val="21"/>
          <w:lang w:eastAsia="zh-CN"/>
        </w:rPr>
        <w:t>第三阶段为损失计算。反坍缩损失在原始幅度空间中计算；双窗口时序对比损失对两个不重叠时间窗口的嵌入进行约束；教师-学生一致性损失要求扰动输入与完整输入产生相似的嵌入；重建损失评估解码质量。</w:t>
      </w:r>
    </w:p>
    <w:p w14:paraId="6A05B90F" w14:textId="3E58F08D" w:rsidR="006343A0" w:rsidRDefault="00000000" w:rsidP="000C00AA">
      <w:pPr>
        <w:spacing w:after="0" w:line="360" w:lineRule="auto"/>
        <w:ind w:firstLine="420"/>
        <w:rPr>
          <w:lang w:eastAsia="zh-CN"/>
        </w:rPr>
      </w:pPr>
      <w:r>
        <w:rPr>
          <w:rFonts w:eastAsia="宋体"/>
          <w:color w:val="000000"/>
          <w:sz w:val="21"/>
          <w:lang w:eastAsia="zh-CN"/>
        </w:rPr>
        <w:t>第四阶段为优化。各损失加权求和后通过反向传播更新模型参数。</w:t>
      </w:r>
    </w:p>
    <w:p w14:paraId="231B7296" w14:textId="77777777" w:rsidR="006343A0" w:rsidRDefault="00000000" w:rsidP="000C00AA">
      <w:pPr>
        <w:pStyle w:val="31"/>
        <w:spacing w:before="120" w:after="60" w:line="360" w:lineRule="auto"/>
        <w:rPr>
          <w:lang w:eastAsia="zh-CN"/>
        </w:rPr>
      </w:pPr>
      <w:r>
        <w:rPr>
          <w:rFonts w:ascii="宋体" w:eastAsia="宋体" w:hAnsi="宋体"/>
          <w:color w:val="000000"/>
          <w:sz w:val="22"/>
          <w:lang w:eastAsia="zh-CN"/>
        </w:rPr>
        <w:t>3.4.1 预归一化反坍缩方法</w:t>
      </w:r>
    </w:p>
    <w:p w14:paraId="6F079917" w14:textId="77777777" w:rsidR="006343A0" w:rsidRDefault="00000000" w:rsidP="000C00AA">
      <w:pPr>
        <w:spacing w:after="0" w:line="360" w:lineRule="auto"/>
        <w:ind w:firstLine="420"/>
        <w:rPr>
          <w:lang w:eastAsia="zh-CN"/>
        </w:rPr>
      </w:pPr>
      <w:r>
        <w:rPr>
          <w:rFonts w:eastAsia="宋体"/>
          <w:color w:val="000000"/>
          <w:sz w:val="21"/>
          <w:lang w:eastAsia="zh-CN"/>
        </w:rPr>
        <w:t>本发明的核心创新之一是在原始幅度空间中计算反坍缩损失，避免归一化操作导致的梯度消失问题。</w:t>
      </w:r>
    </w:p>
    <w:p w14:paraId="1188F4D4" w14:textId="77777777" w:rsidR="006343A0" w:rsidRDefault="00000000" w:rsidP="000C00AA">
      <w:pPr>
        <w:spacing w:after="0" w:line="360" w:lineRule="auto"/>
        <w:ind w:firstLine="420"/>
        <w:rPr>
          <w:lang w:eastAsia="zh-CN"/>
        </w:rPr>
      </w:pPr>
      <w:r>
        <w:rPr>
          <w:rFonts w:eastAsia="宋体"/>
          <w:color w:val="000000"/>
          <w:sz w:val="21"/>
          <w:lang w:eastAsia="zh-CN"/>
        </w:rPr>
        <w:t>具体而言，对嵌入向量进行标准化后，在欧氏空间中计算成对核函数的均匀性损失。该损失通过自适应温度参数调节，确保梯度在正常数值范围内，不会出现消失现象。</w:t>
      </w:r>
    </w:p>
    <w:p w14:paraId="4E252B07" w14:textId="77777777" w:rsidR="006343A0" w:rsidRDefault="00000000" w:rsidP="000C00AA">
      <w:pPr>
        <w:spacing w:after="0" w:line="360" w:lineRule="auto"/>
        <w:ind w:firstLine="420"/>
        <w:rPr>
          <w:lang w:eastAsia="zh-CN"/>
        </w:rPr>
      </w:pPr>
      <w:r>
        <w:rPr>
          <w:rFonts w:eastAsia="宋体"/>
          <w:color w:val="000000"/>
          <w:sz w:val="21"/>
          <w:lang w:eastAsia="zh-CN"/>
        </w:rPr>
        <w:t>同时采用三重辅助约束增强反坍缩效果：去相关损失计算嵌入维度间的互相关矩阵并最小化非对角元素；方差正则化对每个维度的标准差施加约束，防止维度坍缩到零点；瓶颈正交性损失对压缩层的权重矩阵施加正交约束，在嵌入趋于坍缩时仍可通过权重梯度提供优化信号。</w:t>
      </w:r>
    </w:p>
    <w:p w14:paraId="02F0865C" w14:textId="77777777" w:rsidR="006343A0" w:rsidRDefault="00000000" w:rsidP="000C00AA">
      <w:pPr>
        <w:spacing w:after="0" w:line="360" w:lineRule="auto"/>
        <w:ind w:firstLine="420"/>
        <w:rPr>
          <w:lang w:eastAsia="zh-CN"/>
        </w:rPr>
      </w:pPr>
      <w:r>
        <w:rPr>
          <w:rFonts w:eastAsia="宋体"/>
          <w:color w:val="000000"/>
          <w:sz w:val="21"/>
          <w:lang w:eastAsia="zh-CN"/>
        </w:rPr>
        <w:t>训练阶段跳过归一化操作，直接在原始幅度空间中计算上述全部反坍缩损失，确保反坍缩梯度始终非零；推理阶段恢复归一化操作，输出标准单位球面上的嵌入向量。</w:t>
      </w:r>
    </w:p>
    <w:p w14:paraId="3ED80167" w14:textId="7511254A" w:rsidR="006343A0" w:rsidRDefault="00000000" w:rsidP="000C00AA">
      <w:pPr>
        <w:spacing w:after="0" w:line="360" w:lineRule="auto"/>
        <w:ind w:firstLine="420"/>
        <w:jc w:val="center"/>
        <w:rPr>
          <w:lang w:eastAsia="zh-CN"/>
        </w:rPr>
      </w:pPr>
      <w:r>
        <w:rPr>
          <w:rFonts w:eastAsia="宋体"/>
          <w:noProof/>
          <w:color w:val="000000"/>
          <w:sz w:val="21"/>
        </w:rPr>
        <w:lastRenderedPageBreak/>
        <w:drawing>
          <wp:inline distT="0" distB="0" distL="0" distR="0" wp14:anchorId="7414C31B" wp14:editId="5B8DD0A7">
            <wp:extent cx="5029200" cy="29938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two_stage.png"/>
                    <pic:cNvPicPr/>
                  </pic:nvPicPr>
                  <pic:blipFill>
                    <a:blip r:embed="rId8"/>
                    <a:stretch>
                      <a:fillRect/>
                    </a:stretch>
                  </pic:blipFill>
                  <pic:spPr>
                    <a:xfrm>
                      <a:off x="0" y="0"/>
                      <a:ext cx="5029200" cy="2993813"/>
                    </a:xfrm>
                    <a:prstGeom prst="rect">
                      <a:avLst/>
                    </a:prstGeom>
                  </pic:spPr>
                </pic:pic>
              </a:graphicData>
            </a:graphic>
          </wp:inline>
        </w:drawing>
      </w:r>
    </w:p>
    <w:p w14:paraId="7FBA9026" w14:textId="120AC8BE" w:rsidR="006343A0" w:rsidRDefault="00000000" w:rsidP="000C00AA">
      <w:pPr>
        <w:spacing w:before="120" w:after="120" w:line="360" w:lineRule="auto"/>
        <w:jc w:val="center"/>
        <w:rPr>
          <w:lang w:eastAsia="zh-CN"/>
        </w:rPr>
      </w:pPr>
      <w:r>
        <w:rPr>
          <w:rFonts w:eastAsia="宋体"/>
          <w:sz w:val="20"/>
          <w:lang w:eastAsia="zh-CN"/>
        </w:rPr>
        <w:t>图</w:t>
      </w:r>
      <w:r w:rsidR="00CB364B">
        <w:rPr>
          <w:rFonts w:eastAsia="宋体" w:hint="eastAsia"/>
          <w:sz w:val="20"/>
          <w:lang w:eastAsia="zh-CN"/>
        </w:rPr>
        <w:t>3</w:t>
      </w:r>
      <w:r>
        <w:rPr>
          <w:rFonts w:eastAsia="宋体"/>
          <w:sz w:val="20"/>
          <w:lang w:eastAsia="zh-CN"/>
        </w:rPr>
        <w:t xml:space="preserve"> 预归一化两阶段策略对比图</w:t>
      </w:r>
    </w:p>
    <w:p w14:paraId="333909CD" w14:textId="77777777" w:rsidR="006343A0" w:rsidRDefault="00000000" w:rsidP="000C00AA">
      <w:pPr>
        <w:pStyle w:val="31"/>
        <w:spacing w:before="120" w:after="60" w:line="360" w:lineRule="auto"/>
        <w:rPr>
          <w:lang w:eastAsia="zh-CN"/>
        </w:rPr>
      </w:pPr>
      <w:r>
        <w:rPr>
          <w:rFonts w:ascii="宋体" w:eastAsia="宋体" w:hAnsi="宋体"/>
          <w:color w:val="000000"/>
          <w:sz w:val="22"/>
          <w:lang w:eastAsia="zh-CN"/>
        </w:rPr>
        <w:t>3.4.2 双窗口时序对比方法</w:t>
      </w:r>
    </w:p>
    <w:p w14:paraId="2E39CB06" w14:textId="77777777" w:rsidR="006343A0" w:rsidRDefault="00000000" w:rsidP="000C00AA">
      <w:pPr>
        <w:spacing w:after="0" w:line="360" w:lineRule="auto"/>
        <w:ind w:firstLine="420"/>
        <w:rPr>
          <w:lang w:eastAsia="zh-CN"/>
        </w:rPr>
      </w:pPr>
      <w:r>
        <w:rPr>
          <w:rFonts w:eastAsia="宋体"/>
          <w:color w:val="000000"/>
          <w:sz w:val="21"/>
          <w:lang w:eastAsia="zh-CN"/>
        </w:rPr>
        <w:t>本发明的另一核心创新是引入双窗口采样和时序对比损失，显式约束嵌入对时间变化敏感。</w:t>
      </w:r>
    </w:p>
    <w:p w14:paraId="7A2E7EF1" w14:textId="77777777" w:rsidR="006343A0" w:rsidRDefault="00000000" w:rsidP="000C00AA">
      <w:pPr>
        <w:spacing w:after="0" w:line="360" w:lineRule="auto"/>
        <w:ind w:firstLine="420"/>
        <w:rPr>
          <w:lang w:eastAsia="zh-CN"/>
        </w:rPr>
      </w:pPr>
      <w:r>
        <w:rPr>
          <w:rFonts w:eastAsia="宋体"/>
          <w:color w:val="000000"/>
          <w:sz w:val="21"/>
          <w:lang w:eastAsia="zh-CN"/>
        </w:rPr>
        <w:t>双窗口采样：对同一地理区域抽取两个不重叠的时间窗口，分别输入模型得到两组嵌入。</w:t>
      </w:r>
    </w:p>
    <w:p w14:paraId="64C8D49E" w14:textId="77777777" w:rsidR="006343A0" w:rsidRDefault="00000000" w:rsidP="000C00AA">
      <w:pPr>
        <w:spacing w:after="0" w:line="360" w:lineRule="auto"/>
        <w:ind w:firstLine="420"/>
        <w:rPr>
          <w:lang w:eastAsia="zh-CN"/>
        </w:rPr>
      </w:pPr>
      <w:r>
        <w:rPr>
          <w:rFonts w:eastAsia="宋体"/>
          <w:color w:val="000000"/>
          <w:sz w:val="21"/>
          <w:lang w:eastAsia="zh-CN"/>
        </w:rPr>
        <w:t>全局时序对比损失：对两组嵌入的全局平均向量计算相似度，使用 hinge 损失约束相似度低于目标阈值。该阈值表示即使同一地点，不同时间窗口的嵌入也应保持足够差异。</w:t>
      </w:r>
    </w:p>
    <w:p w14:paraId="07918EFD" w14:textId="77777777" w:rsidR="006343A0" w:rsidRDefault="00000000" w:rsidP="000C00AA">
      <w:pPr>
        <w:spacing w:after="0" w:line="360" w:lineRule="auto"/>
        <w:ind w:firstLine="420"/>
        <w:rPr>
          <w:lang w:eastAsia="zh-CN"/>
        </w:rPr>
      </w:pPr>
      <w:r>
        <w:rPr>
          <w:rFonts w:eastAsia="宋体"/>
          <w:color w:val="000000"/>
          <w:sz w:val="21"/>
          <w:lang w:eastAsia="zh-CN"/>
        </w:rPr>
        <w:t>像素级时序损失：在两组嵌入的每个空间位置上独立计算相似度，采用自适应空间加权策略：图像差异大的区域要求嵌入差异更大，未变化区域要求嵌入保持相似。</w:t>
      </w:r>
    </w:p>
    <w:p w14:paraId="76272E5D" w14:textId="77777777" w:rsidR="006343A0" w:rsidRDefault="00000000" w:rsidP="000C00AA">
      <w:pPr>
        <w:spacing w:after="0" w:line="360" w:lineRule="auto"/>
        <w:ind w:firstLine="420"/>
        <w:rPr>
          <w:lang w:eastAsia="zh-CN"/>
        </w:rPr>
      </w:pPr>
      <w:r>
        <w:rPr>
          <w:rFonts w:eastAsia="宋体"/>
          <w:color w:val="000000"/>
          <w:sz w:val="21"/>
          <w:lang w:eastAsia="zh-CN"/>
        </w:rPr>
        <w:t>间隔感知时序损失：根据两个窗口的时间间隔动态调整目标相似度。间隔越小要求相似度越高，间隔越大允许差异越大。</w:t>
      </w:r>
    </w:p>
    <w:p w14:paraId="582A974D" w14:textId="77777777" w:rsidR="006343A0" w:rsidRDefault="00000000" w:rsidP="000C00AA">
      <w:pPr>
        <w:spacing w:after="0" w:line="360" w:lineRule="auto"/>
        <w:ind w:firstLine="420"/>
        <w:rPr>
          <w:lang w:eastAsia="zh-CN"/>
        </w:rPr>
      </w:pPr>
      <w:r>
        <w:rPr>
          <w:rFonts w:eastAsia="宋体"/>
          <w:color w:val="000000"/>
          <w:sz w:val="21"/>
          <w:lang w:eastAsia="zh-CN"/>
        </w:rPr>
        <w:t>反斜对角对比损失：将批次中对角线位置的样本对视为负样本，鼓励批次内不同地点的窗口嵌入互相区分。</w:t>
      </w:r>
    </w:p>
    <w:p w14:paraId="66B976D1" w14:textId="42C3ECDA" w:rsidR="006343A0" w:rsidRDefault="00000000" w:rsidP="000C00AA">
      <w:pPr>
        <w:spacing w:after="0" w:line="360" w:lineRule="auto"/>
        <w:ind w:firstLine="420"/>
        <w:jc w:val="center"/>
        <w:rPr>
          <w:lang w:eastAsia="zh-CN"/>
        </w:rPr>
      </w:pPr>
      <w:r>
        <w:rPr>
          <w:rFonts w:eastAsia="宋体"/>
          <w:noProof/>
          <w:color w:val="000000"/>
          <w:sz w:val="21"/>
        </w:rPr>
        <w:lastRenderedPageBreak/>
        <w:drawing>
          <wp:inline distT="0" distB="0" distL="0" distR="0" wp14:anchorId="6A8A7B72" wp14:editId="5DAEAA04">
            <wp:extent cx="5029200" cy="27176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ual_window.png"/>
                    <pic:cNvPicPr/>
                  </pic:nvPicPr>
                  <pic:blipFill>
                    <a:blip r:embed="rId9"/>
                    <a:stretch>
                      <a:fillRect/>
                    </a:stretch>
                  </pic:blipFill>
                  <pic:spPr>
                    <a:xfrm>
                      <a:off x="0" y="0"/>
                      <a:ext cx="5029200" cy="2717614"/>
                    </a:xfrm>
                    <a:prstGeom prst="rect">
                      <a:avLst/>
                    </a:prstGeom>
                  </pic:spPr>
                </pic:pic>
              </a:graphicData>
            </a:graphic>
          </wp:inline>
        </w:drawing>
      </w:r>
    </w:p>
    <w:p w14:paraId="741023B0" w14:textId="5F841217" w:rsidR="006343A0" w:rsidRDefault="00000000" w:rsidP="000C00AA">
      <w:pPr>
        <w:spacing w:before="120" w:after="120" w:line="360" w:lineRule="auto"/>
        <w:jc w:val="center"/>
        <w:rPr>
          <w:lang w:eastAsia="zh-CN"/>
        </w:rPr>
      </w:pPr>
      <w:r>
        <w:rPr>
          <w:rFonts w:eastAsia="宋体"/>
          <w:color w:val="000000"/>
          <w:sz w:val="20"/>
          <w:lang w:eastAsia="zh-CN"/>
        </w:rPr>
        <w:t>图</w:t>
      </w:r>
      <w:r w:rsidR="00CB364B">
        <w:rPr>
          <w:rFonts w:eastAsia="宋体" w:hint="eastAsia"/>
          <w:color w:val="000000"/>
          <w:sz w:val="20"/>
          <w:lang w:eastAsia="zh-CN"/>
        </w:rPr>
        <w:t>4</w:t>
      </w:r>
      <w:r>
        <w:rPr>
          <w:rFonts w:eastAsia="宋体"/>
          <w:color w:val="000000"/>
          <w:sz w:val="20"/>
          <w:lang w:eastAsia="zh-CN"/>
        </w:rPr>
        <w:t xml:space="preserve"> 双窗口时序对比示意图</w:t>
      </w:r>
    </w:p>
    <w:p w14:paraId="2A360921" w14:textId="77777777" w:rsidR="006343A0" w:rsidRDefault="00000000" w:rsidP="000C00AA">
      <w:pPr>
        <w:pStyle w:val="31"/>
        <w:spacing w:before="120" w:after="60" w:line="360" w:lineRule="auto"/>
        <w:rPr>
          <w:lang w:eastAsia="zh-CN"/>
        </w:rPr>
      </w:pPr>
      <w:r>
        <w:rPr>
          <w:rFonts w:ascii="宋体" w:eastAsia="宋体" w:hAnsi="宋体"/>
          <w:color w:val="000000"/>
          <w:sz w:val="22"/>
          <w:lang w:eastAsia="zh-CN"/>
        </w:rPr>
        <w:t>3.4.3 教师-学生一致性机制</w:t>
      </w:r>
    </w:p>
    <w:p w14:paraId="760909EE" w14:textId="77777777" w:rsidR="006343A0" w:rsidRDefault="00000000" w:rsidP="000C00AA">
      <w:pPr>
        <w:spacing w:after="0" w:line="360" w:lineRule="auto"/>
        <w:ind w:firstLine="420"/>
        <w:rPr>
          <w:lang w:eastAsia="zh-CN"/>
        </w:rPr>
      </w:pPr>
      <w:r>
        <w:rPr>
          <w:rFonts w:eastAsia="宋体"/>
          <w:color w:val="000000"/>
          <w:sz w:val="21"/>
          <w:lang w:eastAsia="zh-CN"/>
        </w:rPr>
        <w:t>训练时采用教师-学生框架。教师模型接收完整输入序列，学生模型接收扰动输入。一致性损失要求教师嵌入与学生嵌入的相似度接近最大值。</w:t>
      </w:r>
    </w:p>
    <w:p w14:paraId="53CEF296" w14:textId="77777777" w:rsidR="006343A0" w:rsidRDefault="00000000" w:rsidP="000C00AA">
      <w:pPr>
        <w:spacing w:after="0" w:line="360" w:lineRule="auto"/>
        <w:ind w:firstLine="420"/>
        <w:rPr>
          <w:lang w:eastAsia="zh-CN"/>
        </w:rPr>
      </w:pPr>
      <w:r>
        <w:rPr>
          <w:rFonts w:eastAsia="宋体"/>
          <w:color w:val="000000"/>
          <w:sz w:val="21"/>
          <w:lang w:eastAsia="zh-CN"/>
        </w:rPr>
        <w:t>扰动策略包括多层：源级别丢弃（以一定概率完全丢弃部分数据源）；帧级别丢弃（以一定概率随机丢弃部分时间帧）；前后截断（以一定概率丢弃序列的前半段或后半段）。通过多阶段扰动迫使模型学习对输入变化鲁棒的通用表征。</w:t>
      </w:r>
    </w:p>
    <w:p w14:paraId="453D3963" w14:textId="77777777" w:rsidR="006343A0" w:rsidRDefault="00000000" w:rsidP="000C00AA">
      <w:pPr>
        <w:pStyle w:val="31"/>
        <w:spacing w:before="120" w:after="60" w:line="360" w:lineRule="auto"/>
        <w:rPr>
          <w:lang w:eastAsia="zh-CN"/>
        </w:rPr>
      </w:pPr>
      <w:r>
        <w:rPr>
          <w:rFonts w:ascii="宋体" w:eastAsia="宋体" w:hAnsi="宋体"/>
          <w:color w:val="000000"/>
          <w:sz w:val="22"/>
          <w:lang w:eastAsia="zh-CN"/>
        </w:rPr>
        <w:t>3.4.4 静态目标弱化策略</w:t>
      </w:r>
    </w:p>
    <w:p w14:paraId="58CF5D16" w14:textId="77777777" w:rsidR="006343A0" w:rsidRDefault="00000000" w:rsidP="000C00AA">
      <w:pPr>
        <w:spacing w:after="0" w:line="360" w:lineRule="auto"/>
        <w:ind w:firstLine="420"/>
        <w:rPr>
          <w:lang w:eastAsia="zh-CN"/>
        </w:rPr>
      </w:pPr>
      <w:r>
        <w:rPr>
          <w:rFonts w:eastAsia="宋体"/>
          <w:color w:val="000000"/>
          <w:sz w:val="21"/>
          <w:lang w:eastAsia="zh-CN"/>
        </w:rPr>
        <w:t>将高程等静态目标的重建权重降低至动态目标的一定比例，使模型优先学习需要时间信息才能重建的动态目标，减少对时间无关特征的依赖。</w:t>
      </w:r>
    </w:p>
    <w:p w14:paraId="29DFE10B" w14:textId="77777777" w:rsidR="006343A0" w:rsidRDefault="00000000" w:rsidP="000C00AA">
      <w:pPr>
        <w:pStyle w:val="1"/>
        <w:spacing w:before="360" w:after="120" w:line="360" w:lineRule="auto"/>
        <w:rPr>
          <w:lang w:eastAsia="zh-CN"/>
        </w:rPr>
      </w:pPr>
      <w:r>
        <w:rPr>
          <w:rFonts w:ascii="宋体" w:eastAsia="宋体" w:hAnsi="宋体"/>
          <w:color w:val="000000"/>
          <w:lang w:eastAsia="zh-CN"/>
        </w:rPr>
        <w:t>四、与现有技术相比的优点</w:t>
      </w:r>
    </w:p>
    <w:p w14:paraId="0CC931C0" w14:textId="77777777" w:rsidR="006343A0" w:rsidRDefault="00000000" w:rsidP="000C00AA">
      <w:pPr>
        <w:spacing w:after="0" w:line="360" w:lineRule="auto"/>
        <w:ind w:firstLine="420"/>
        <w:rPr>
          <w:lang w:eastAsia="zh-CN"/>
        </w:rPr>
      </w:pPr>
      <w:r>
        <w:rPr>
          <w:rFonts w:eastAsia="宋体"/>
          <w:color w:val="000000"/>
          <w:sz w:val="21"/>
          <w:lang w:eastAsia="zh-CN"/>
        </w:rPr>
        <w:t>本发明在以下方面优于现有技术。</w:t>
      </w:r>
    </w:p>
    <w:p w14:paraId="1D86428F" w14:textId="77777777" w:rsidR="006343A0" w:rsidRDefault="00000000" w:rsidP="000C00AA">
      <w:pPr>
        <w:spacing w:after="0" w:line="360" w:lineRule="auto"/>
        <w:ind w:firstLine="420"/>
        <w:rPr>
          <w:lang w:eastAsia="zh-CN"/>
        </w:rPr>
      </w:pPr>
      <w:r>
        <w:rPr>
          <w:rFonts w:eastAsia="宋体"/>
          <w:color w:val="000000"/>
          <w:sz w:val="21"/>
          <w:lang w:eastAsia="zh-CN"/>
        </w:rPr>
        <w:t>（1）构建通用遥感嵌入底座，避免重复造轮子。 现有方法为每个任务单独训练专用模型，本发明训练得到的嵌入向量可被多个下游任务直接复用。同一地理区域的嵌入向量只需计算一次，即可同时支持变化检测、土地覆盖分类、农田监测、水体追踪等多种应用，大幅降低跨领域重复建设的成本。</w:t>
      </w:r>
    </w:p>
    <w:p w14:paraId="42B41714" w14:textId="77777777" w:rsidR="006343A0" w:rsidRDefault="00000000" w:rsidP="000C00AA">
      <w:pPr>
        <w:spacing w:after="0" w:line="360" w:lineRule="auto"/>
        <w:ind w:firstLine="420"/>
        <w:rPr>
          <w:lang w:eastAsia="zh-CN"/>
        </w:rPr>
      </w:pPr>
      <w:r>
        <w:rPr>
          <w:rFonts w:eastAsia="宋体"/>
          <w:color w:val="000000"/>
          <w:sz w:val="21"/>
          <w:lang w:eastAsia="zh-CN"/>
        </w:rPr>
        <w:lastRenderedPageBreak/>
        <w:t>（2）解决嵌入坍缩问题。 现有方法在归一化后计算反坍缩损失，梯度经过变换后趋于消失。本发明在归一化前直接计算反坍缩损失，确保梯度始终非零，有效防止嵌入坍缩。实验表明，嵌入均匀性指标提升超过 30%，嵌入向量在空间中充分分散。</w:t>
      </w:r>
    </w:p>
    <w:p w14:paraId="11E63DC6" w14:textId="77777777" w:rsidR="006343A0" w:rsidRDefault="00000000" w:rsidP="000C00AA">
      <w:pPr>
        <w:spacing w:after="0" w:line="360" w:lineRule="auto"/>
        <w:ind w:firstLine="420"/>
        <w:rPr>
          <w:lang w:eastAsia="zh-CN"/>
        </w:rPr>
      </w:pPr>
      <w:r>
        <w:rPr>
          <w:rFonts w:eastAsia="宋体"/>
          <w:color w:val="000000"/>
          <w:sz w:val="21"/>
          <w:lang w:eastAsia="zh-CN"/>
        </w:rPr>
        <w:t>（3）显式学习时间敏感性。 现有方法依赖重建任务隐式学习时序信息，时间敏感性不可控。本发明通过双窗口时序对比损失显式约束嵌入对时间变化敏感。在变化检测验证中，AUC 达到 0.90 以上，模型能够以超过 90% 的准确率区分变化与未变化区域。</w:t>
      </w:r>
    </w:p>
    <w:p w14:paraId="48DC90CC" w14:textId="77777777" w:rsidR="006343A0" w:rsidRDefault="00000000" w:rsidP="000C00AA">
      <w:pPr>
        <w:spacing w:after="0" w:line="360" w:lineRule="auto"/>
        <w:ind w:firstLine="420"/>
        <w:rPr>
          <w:lang w:eastAsia="zh-CN"/>
        </w:rPr>
      </w:pPr>
      <w:r>
        <w:rPr>
          <w:rFonts w:eastAsia="宋体"/>
          <w:color w:val="000000"/>
          <w:sz w:val="21"/>
          <w:lang w:eastAsia="zh-CN"/>
        </w:rPr>
        <w:t>（4）适用于小数据场景。 本发明的反坍缩损失不依赖批次内的负样本假设，在仅有数百个观测点的小数据场景下仍可有效防止坍缩。现有批均匀性方法在小数据场景下效果受限。</w:t>
      </w:r>
    </w:p>
    <w:p w14:paraId="50ABC0F8" w14:textId="77777777" w:rsidR="006343A0" w:rsidRDefault="00000000" w:rsidP="000C00AA">
      <w:pPr>
        <w:spacing w:after="0" w:line="360" w:lineRule="auto"/>
        <w:ind w:firstLine="420"/>
        <w:rPr>
          <w:lang w:eastAsia="zh-CN"/>
        </w:rPr>
      </w:pPr>
      <w:r>
        <w:rPr>
          <w:rFonts w:eastAsia="宋体"/>
          <w:color w:val="000000"/>
          <w:sz w:val="21"/>
          <w:lang w:eastAsia="zh-CN"/>
        </w:rPr>
        <w:t>（5）降低静态目标干扰。 通过降低静态数据重建权重，避免模型学到时间无关的偏差，提升对动态变化的敏感度。</w:t>
      </w:r>
    </w:p>
    <w:p w14:paraId="6816C248" w14:textId="77777777" w:rsidR="006343A0" w:rsidRDefault="00000000" w:rsidP="000C00AA">
      <w:pPr>
        <w:spacing w:after="0" w:line="360" w:lineRule="auto"/>
        <w:ind w:firstLine="420"/>
        <w:rPr>
          <w:lang w:eastAsia="zh-CN"/>
        </w:rPr>
      </w:pPr>
      <w:r>
        <w:rPr>
          <w:rFonts w:eastAsia="宋体"/>
          <w:color w:val="000000"/>
          <w:sz w:val="21"/>
          <w:lang w:eastAsia="zh-CN"/>
        </w:rPr>
        <w:t>（6）显著降低计算成本。 传统模式下每个下游任务都需要从头训练模型，本发明的嵌入向量一次生成后即可被多个任务复用。同一区域的基底嵌入只需计算一次，后续新增任务仅需加载预计算嵌入并进行轻量级下游训练，计算成本降低 80% 以上。</w:t>
      </w:r>
    </w:p>
    <w:p w14:paraId="4C283C57" w14:textId="77777777" w:rsidR="006343A0" w:rsidRDefault="00000000" w:rsidP="000C00AA">
      <w:pPr>
        <w:pStyle w:val="1"/>
        <w:spacing w:before="360" w:after="120" w:line="360" w:lineRule="auto"/>
        <w:rPr>
          <w:lang w:eastAsia="zh-CN"/>
        </w:rPr>
      </w:pPr>
      <w:r>
        <w:rPr>
          <w:rFonts w:ascii="宋体" w:eastAsia="宋体" w:hAnsi="宋体"/>
          <w:color w:val="000000"/>
          <w:lang w:eastAsia="zh-CN"/>
        </w:rPr>
        <w:t>五、技术关键点和欲保护点</w:t>
      </w:r>
    </w:p>
    <w:p w14:paraId="3E9FBCEF" w14:textId="77777777" w:rsidR="006343A0" w:rsidRDefault="00000000" w:rsidP="000C00AA">
      <w:pPr>
        <w:pStyle w:val="21"/>
        <w:spacing w:before="240" w:after="60" w:line="360" w:lineRule="auto"/>
        <w:rPr>
          <w:lang w:eastAsia="zh-CN"/>
        </w:rPr>
      </w:pPr>
      <w:r>
        <w:rPr>
          <w:rFonts w:ascii="宋体" w:eastAsia="宋体" w:hAnsi="宋体"/>
          <w:color w:val="000000"/>
          <w:sz w:val="24"/>
          <w:lang w:eastAsia="zh-CN"/>
        </w:rPr>
        <w:t>1. 主要发明点</w:t>
      </w:r>
    </w:p>
    <w:p w14:paraId="111FE2CF" w14:textId="77777777" w:rsidR="006343A0" w:rsidRDefault="00000000" w:rsidP="000C00AA">
      <w:pPr>
        <w:spacing w:after="0" w:line="360" w:lineRule="auto"/>
        <w:ind w:firstLine="420"/>
        <w:rPr>
          <w:lang w:eastAsia="zh-CN"/>
        </w:rPr>
      </w:pPr>
      <w:r>
        <w:rPr>
          <w:rFonts w:eastAsia="宋体"/>
          <w:color w:val="000000"/>
          <w:sz w:val="21"/>
          <w:lang w:eastAsia="zh-CN"/>
        </w:rPr>
        <w:t>一种在预归一化空间中计算反坍缩损失的通用遥感嵌入学习方法，包括：在原始幅度向量上直接计算均匀性损失；与去相关损失、方差正则化、瓶颈正交性损失的组合使用；训练阶段跳过归一化、推理阶段恢复归一化的两阶段策略。具体实现见 3.4.1。</w:t>
      </w:r>
    </w:p>
    <w:p w14:paraId="0F4CEBB4" w14:textId="77777777" w:rsidR="006343A0" w:rsidRDefault="00000000" w:rsidP="000C00AA">
      <w:pPr>
        <w:pStyle w:val="21"/>
        <w:spacing w:before="240" w:after="60" w:line="360" w:lineRule="auto"/>
        <w:rPr>
          <w:lang w:eastAsia="zh-CN"/>
        </w:rPr>
      </w:pPr>
      <w:r>
        <w:rPr>
          <w:rFonts w:ascii="宋体" w:eastAsia="宋体" w:hAnsi="宋体"/>
          <w:color w:val="000000"/>
          <w:sz w:val="24"/>
          <w:lang w:eastAsia="zh-CN"/>
        </w:rPr>
        <w:t>2. 次要发明点</w:t>
      </w:r>
    </w:p>
    <w:p w14:paraId="14FB1D54" w14:textId="77777777" w:rsidR="006343A0" w:rsidRDefault="00000000" w:rsidP="000C00AA">
      <w:pPr>
        <w:spacing w:after="0" w:line="360" w:lineRule="auto"/>
        <w:ind w:firstLine="420"/>
        <w:rPr>
          <w:lang w:eastAsia="zh-CN"/>
        </w:rPr>
      </w:pPr>
      <w:r>
        <w:rPr>
          <w:rFonts w:eastAsia="宋体"/>
          <w:sz w:val="21"/>
          <w:lang w:eastAsia="zh-CN"/>
        </w:rPr>
        <w:t>（1）多源数据对齐方法：将不同来源、不同分辨率、不同坐标系的遥感数据统一到同一套栅格坐标系中，实现多源异构数据的时空对齐。具体实现见 3.3。</w:t>
      </w:r>
    </w:p>
    <w:p w14:paraId="00A0D731" w14:textId="77777777" w:rsidR="006343A0" w:rsidRDefault="00000000" w:rsidP="000C00AA">
      <w:pPr>
        <w:spacing w:after="0" w:line="360" w:lineRule="auto"/>
        <w:ind w:firstLine="420"/>
        <w:rPr>
          <w:lang w:eastAsia="zh-CN"/>
        </w:rPr>
      </w:pPr>
      <w:r>
        <w:rPr>
          <w:rFonts w:eastAsia="宋体"/>
          <w:color w:val="000000"/>
          <w:sz w:val="21"/>
          <w:lang w:eastAsia="zh-CN"/>
        </w:rPr>
        <w:t>（2）专用输入头方法：为每种数据源配备独立的输入头，将不同通道数、不同空间分辨率的数据映射到统一的潜在空间，使系统具备数据源可扩展性。具体实现见 3.3。</w:t>
      </w:r>
    </w:p>
    <w:p w14:paraId="356C24B4" w14:textId="77777777" w:rsidR="006343A0" w:rsidRDefault="00000000" w:rsidP="000C00AA">
      <w:pPr>
        <w:spacing w:after="0" w:line="360" w:lineRule="auto"/>
        <w:ind w:firstLine="420"/>
        <w:rPr>
          <w:lang w:eastAsia="zh-CN"/>
        </w:rPr>
      </w:pPr>
      <w:r>
        <w:rPr>
          <w:rFonts w:eastAsia="宋体"/>
          <w:color w:val="000000"/>
          <w:sz w:val="21"/>
          <w:lang w:eastAsia="zh-CN"/>
        </w:rPr>
        <w:t>（3）双窗口不重叠采样方法：对同一地点抽取两个不重叠的时间窗口，分别编码后计算时序对比损失。具体实现见 3.4.2。</w:t>
      </w:r>
    </w:p>
    <w:p w14:paraId="10C8E62F" w14:textId="77777777" w:rsidR="006343A0" w:rsidRDefault="00000000" w:rsidP="000C00AA">
      <w:pPr>
        <w:spacing w:after="0" w:line="360" w:lineRule="auto"/>
        <w:ind w:firstLine="420"/>
        <w:rPr>
          <w:lang w:eastAsia="zh-CN"/>
        </w:rPr>
      </w:pPr>
      <w:r>
        <w:rPr>
          <w:rFonts w:eastAsia="宋体"/>
          <w:color w:val="000000"/>
          <w:sz w:val="21"/>
          <w:lang w:eastAsia="zh-CN"/>
        </w:rPr>
        <w:t>（4）多粒度时序对比损失组合：全局 hinge 损失、像素级自适应加权损失、间隔感知损失、反斜对角对比损失的联合使用。具体实现见 3.4.2。</w:t>
      </w:r>
    </w:p>
    <w:p w14:paraId="3249BE30" w14:textId="6E4D7D9A" w:rsidR="006343A0" w:rsidRDefault="00000000" w:rsidP="000C00AA">
      <w:pPr>
        <w:pStyle w:val="1"/>
        <w:spacing w:before="360" w:after="120" w:line="360" w:lineRule="auto"/>
        <w:rPr>
          <w:lang w:eastAsia="zh-CN"/>
        </w:rPr>
      </w:pPr>
      <w:r>
        <w:rPr>
          <w:rFonts w:ascii="宋体" w:eastAsia="宋体" w:hAnsi="宋体"/>
          <w:color w:val="000000"/>
          <w:lang w:eastAsia="zh-CN"/>
        </w:rPr>
        <w:lastRenderedPageBreak/>
        <w:t>六、实施例</w:t>
      </w:r>
    </w:p>
    <w:p w14:paraId="5211FACC" w14:textId="77777777" w:rsidR="006343A0" w:rsidRDefault="00000000" w:rsidP="000C00AA">
      <w:pPr>
        <w:pStyle w:val="21"/>
        <w:spacing w:before="240" w:after="60" w:line="360" w:lineRule="auto"/>
        <w:rPr>
          <w:rFonts w:ascii="宋体" w:eastAsia="宋体" w:hAnsi="宋体"/>
          <w:color w:val="000000"/>
          <w:sz w:val="24"/>
          <w:lang w:eastAsia="zh-CN"/>
        </w:rPr>
      </w:pPr>
      <w:r>
        <w:rPr>
          <w:rFonts w:ascii="宋体" w:eastAsia="宋体" w:hAnsi="宋体"/>
          <w:color w:val="000000"/>
          <w:sz w:val="24"/>
          <w:lang w:eastAsia="zh-CN"/>
        </w:rPr>
        <w:t>实施例一：哈尔滨新区城市变化监测</w:t>
      </w:r>
    </w:p>
    <w:p w14:paraId="3DA0A595" w14:textId="77777777" w:rsidR="00753AA9" w:rsidRDefault="00753AA9" w:rsidP="00753AA9">
      <w:pPr>
        <w:rPr>
          <w:rFonts w:eastAsia="宋体"/>
          <w:color w:val="000000"/>
          <w:sz w:val="21"/>
          <w:lang w:eastAsia="zh-CN"/>
        </w:rPr>
      </w:pPr>
    </w:p>
    <w:p w14:paraId="21860889" w14:textId="08D05B88" w:rsidR="00753AA9" w:rsidRPr="00753AA9" w:rsidRDefault="00753AA9" w:rsidP="00753AA9">
      <w:pPr>
        <w:rPr>
          <w:rFonts w:eastAsia="宋体" w:hint="eastAsia"/>
          <w:color w:val="000000"/>
          <w:sz w:val="21"/>
          <w:lang w:eastAsia="zh-CN"/>
        </w:rPr>
      </w:pPr>
      <w:del w:id="29" w:author="Claude" w:date="2026-05-31T05:41:44Z" w16du:dateUtc="2026-05-31T05:41:44Z">
        <w:r w:rsidRPr="00753AA9" w:rsidDel="C1E7EC62">
          <w:rPr>
            <w:rFonts w:eastAsia="宋体" w:hint="eastAsia"/>
            <w:color w:val="000000"/>
            <w:sz w:val="21"/>
            <w:lang w:eastAsia="zh-CN"/>
          </w:rPr>
          <w:delText>和前面对应起来，一步一步走</w:delText>
        </w:r>
        <w:r w:rsidDel="C1E7EC62">
          <w:rPr>
            <w:rFonts w:eastAsia="宋体" w:hint="eastAsia"/>
            <w:color w:val="000000"/>
            <w:sz w:val="21"/>
            <w:lang w:eastAsia="zh-CN"/>
          </w:rPr>
          <w:delText>，让审查员看明白，写一个就可以</w:delText>
        </w:r>
      </w:del>
    </w:p>
    <w:p w14:paraId="16CF4944" w14:textId="77777777" w:rsidR="006343A0" w:rsidRDefault="00000000" w:rsidP="000C00AA">
      <w:pPr>
        <w:spacing w:after="0" w:line="360" w:lineRule="auto"/>
        <w:ind w:firstLine="420"/>
        <w:rPr>
          <w:lang w:eastAsia="zh-CN"/>
        </w:rPr>
      </w:pPr>
      <w:r>
        <w:rPr>
          <w:rFonts w:eastAsia="宋体"/>
          <w:color w:val="000000"/>
          <w:sz w:val="21"/>
          <w:lang w:eastAsia="zh-CN"/>
        </w:rPr>
        <w:t>应用场景：哈尔滨新区城市变化监测与土地覆盖分析。</w:t>
      </w:r>
    </w:p>
    <w:p w14:paraId="293A716C" w14:textId="77777777" w:rsidR="006343A0" w:rsidRDefault="00000000" w:rsidP="000C00AA">
      <w:pPr>
        <w:spacing w:after="0" w:line="360" w:lineRule="auto"/>
        <w:ind w:firstLine="420"/>
        <w:rPr>
          <w:lang w:eastAsia="zh-CN"/>
        </w:rPr>
      </w:pPr>
      <w:r>
        <w:rPr>
          <w:rFonts w:eastAsia="宋体"/>
          <w:sz w:val="21"/>
          <w:lang w:eastAsia="zh-CN"/>
        </w:rPr>
        <w:t>数据规模：覆盖约 400 个空间观测点，总面积约 695 平方公里，整合 2023 年至 2025 年超过 300 景卫星影像。光学遥感约 22 帧每点，SAR 遥感约 43 帧每点，多光谱遥感约 48 帧每点。高程、土地覆盖等静态数据作为辅助重建目标。所有数据首先统一到同一套栅格坐标系中进行空间对齐。</w:t>
      </w:r>
    </w:p>
    <w:p w14:paraId="421E0D28" w14:textId="77777777" w:rsidR="006343A0" w:rsidRDefault="00000000" w:rsidP="000C00AA">
      <w:pPr>
        <w:spacing w:after="0" w:line="360" w:lineRule="auto"/>
        <w:ind w:firstLine="420"/>
        <w:rPr>
          <w:lang w:eastAsia="zh-CN"/>
        </w:rPr>
      </w:pPr>
      <w:r>
        <w:rPr>
          <w:rFonts w:eastAsia="宋体"/>
          <w:color w:val="000000"/>
          <w:sz w:val="21"/>
          <w:lang w:eastAsia="zh-CN"/>
        </w:rPr>
        <w:t>系统流程：</w:t>
      </w:r>
    </w:p>
    <w:p w14:paraId="15EB97F8" w14:textId="77777777" w:rsidR="006343A0" w:rsidRDefault="00000000" w:rsidP="000C00AA">
      <w:pPr>
        <w:spacing w:after="0" w:line="360" w:lineRule="auto"/>
        <w:ind w:firstLine="420"/>
        <w:rPr>
          <w:lang w:eastAsia="zh-CN"/>
        </w:rPr>
      </w:pPr>
      <w:r>
        <w:rPr>
          <w:rFonts w:eastAsia="宋体"/>
          <w:sz w:val="21"/>
          <w:lang w:eastAsia="zh-CN"/>
        </w:rPr>
        <w:t>（1）将多源异构遥感数据统一到同一套栅格坐标系中进行空间对齐；</w:t>
      </w:r>
    </w:p>
    <w:p w14:paraId="0A31AFCE" w14:textId="77777777" w:rsidR="006343A0" w:rsidRDefault="00000000" w:rsidP="000C00AA">
      <w:pPr>
        <w:spacing w:after="0" w:line="360" w:lineRule="auto"/>
        <w:ind w:firstLine="420"/>
        <w:rPr>
          <w:lang w:eastAsia="zh-CN"/>
        </w:rPr>
      </w:pPr>
      <w:r>
        <w:rPr>
          <w:rFonts w:eastAsia="宋体"/>
          <w:color w:val="000000"/>
          <w:sz w:val="21"/>
          <w:lang w:eastAsia="zh-CN"/>
        </w:rPr>
        <w:t>（2）从训练数据中随机抽取一个地理区域的不重叠双时间窗口；</w:t>
      </w:r>
    </w:p>
    <w:p w14:paraId="2F3239D8" w14:textId="77777777" w:rsidR="006343A0" w:rsidRDefault="00000000" w:rsidP="000C00AA">
      <w:pPr>
        <w:spacing w:after="0" w:line="360" w:lineRule="auto"/>
        <w:ind w:firstLine="420"/>
        <w:rPr>
          <w:lang w:eastAsia="zh-CN"/>
        </w:rPr>
      </w:pPr>
      <w:r>
        <w:rPr>
          <w:rFonts w:eastAsia="宋体"/>
          <w:color w:val="000000"/>
          <w:sz w:val="21"/>
          <w:lang w:eastAsia="zh-CN"/>
        </w:rPr>
        <w:t>（3）将窗口内的多源时序数据通过各自专用输入头映射到统一潜在空间；</w:t>
      </w:r>
    </w:p>
    <w:p w14:paraId="34E1DC4D" w14:textId="77777777" w:rsidR="006343A0" w:rsidRDefault="00000000" w:rsidP="000C00AA">
      <w:pPr>
        <w:spacing w:after="0" w:line="360" w:lineRule="auto"/>
        <w:ind w:firstLine="420"/>
        <w:rPr>
          <w:lang w:eastAsia="zh-CN"/>
        </w:rPr>
      </w:pPr>
      <w:r>
        <w:rPr>
          <w:rFonts w:eastAsia="宋体"/>
          <w:color w:val="000000"/>
          <w:sz w:val="21"/>
          <w:lang w:eastAsia="zh-CN"/>
        </w:rPr>
        <w:t>（4）经时间编码器和多路径时空特征提取单元处理后，嵌入层生成嵌入向量；</w:t>
      </w:r>
    </w:p>
    <w:p w14:paraId="57CD3EBA" w14:textId="77777777" w:rsidR="006343A0" w:rsidRDefault="00000000" w:rsidP="000C00AA">
      <w:pPr>
        <w:spacing w:after="0" w:line="360" w:lineRule="auto"/>
        <w:ind w:firstLine="420"/>
        <w:rPr>
          <w:lang w:eastAsia="zh-CN"/>
        </w:rPr>
      </w:pPr>
      <w:r>
        <w:rPr>
          <w:rFonts w:eastAsia="宋体"/>
          <w:color w:val="000000"/>
          <w:sz w:val="21"/>
          <w:lang w:eastAsia="zh-CN"/>
        </w:rPr>
        <w:t>（5）同时构造学生视图（随机丢弃部分帧或数据源）；</w:t>
      </w:r>
    </w:p>
    <w:p w14:paraId="77EC4DB8" w14:textId="77777777" w:rsidR="006343A0" w:rsidRDefault="00000000" w:rsidP="000C00AA">
      <w:pPr>
        <w:spacing w:after="0" w:line="360" w:lineRule="auto"/>
        <w:ind w:firstLine="420"/>
        <w:rPr>
          <w:lang w:eastAsia="zh-CN"/>
        </w:rPr>
      </w:pPr>
      <w:r>
        <w:rPr>
          <w:rFonts w:eastAsia="宋体"/>
          <w:color w:val="000000"/>
          <w:sz w:val="21"/>
          <w:lang w:eastAsia="zh-CN"/>
        </w:rPr>
        <w:t>（6）计算重建损失、反坍缩损失、一致性损失和时序对比损失；</w:t>
      </w:r>
    </w:p>
    <w:p w14:paraId="3F6E781E" w14:textId="77777777" w:rsidR="006343A0" w:rsidRDefault="00000000" w:rsidP="000C00AA">
      <w:pPr>
        <w:spacing w:after="0" w:line="360" w:lineRule="auto"/>
        <w:ind w:firstLine="420"/>
        <w:rPr>
          <w:lang w:eastAsia="zh-CN"/>
        </w:rPr>
      </w:pPr>
      <w:r>
        <w:rPr>
          <w:rFonts w:eastAsia="宋体"/>
          <w:color w:val="000000"/>
          <w:sz w:val="21"/>
          <w:lang w:eastAsia="zh-CN"/>
        </w:rPr>
        <w:t>（7）反向传播更新模型参数。</w:t>
      </w:r>
    </w:p>
    <w:p w14:paraId="0C02DC83" w14:textId="77777777" w:rsidR="006343A0" w:rsidRDefault="00000000" w:rsidP="000C00AA">
      <w:pPr>
        <w:spacing w:after="0" w:line="360" w:lineRule="auto"/>
        <w:ind w:firstLine="420"/>
        <w:rPr>
          <w:lang w:eastAsia="zh-CN"/>
        </w:rPr>
      </w:pPr>
      <w:r>
        <w:rPr>
          <w:rFonts w:eastAsia="宋体"/>
          <w:color w:val="000000"/>
          <w:sz w:val="21"/>
          <w:lang w:eastAsia="zh-CN"/>
        </w:rPr>
        <w:t>技术效果：</w:t>
      </w:r>
    </w:p>
    <w:p w14:paraId="64D23740" w14:textId="77777777" w:rsidR="006343A0" w:rsidRDefault="00000000" w:rsidP="000C00AA">
      <w:pPr>
        <w:spacing w:after="0" w:line="360" w:lineRule="auto"/>
        <w:ind w:firstLine="420"/>
        <w:rPr>
          <w:lang w:eastAsia="zh-CN"/>
        </w:rPr>
      </w:pPr>
      <w:r>
        <w:rPr>
          <w:rFonts w:eastAsia="宋体"/>
          <w:color w:val="000000"/>
          <w:sz w:val="21"/>
          <w:lang w:eastAsia="zh-CN"/>
        </w:rPr>
        <w:t>- 嵌入均匀性指标提升超过 30%，嵌入向量在空间中充分分散，无坍缩现象；</w:t>
      </w:r>
    </w:p>
    <w:p w14:paraId="6F9E6BC9" w14:textId="77777777" w:rsidR="006343A0" w:rsidRDefault="00000000" w:rsidP="000C00AA">
      <w:pPr>
        <w:spacing w:after="0" w:line="360" w:lineRule="auto"/>
        <w:ind w:firstLine="420"/>
        <w:rPr>
          <w:lang w:eastAsia="zh-CN"/>
        </w:rPr>
      </w:pPr>
      <w:r>
        <w:rPr>
          <w:rFonts w:eastAsia="宋体"/>
          <w:color w:val="000000"/>
          <w:sz w:val="21"/>
          <w:lang w:eastAsia="zh-CN"/>
        </w:rPr>
        <w:t>- 变化检测 AUC 达到 0.90 以上，在独立验证区域测试中，模型能够以超过 90% 的准确率识别建筑工地、房屋拆除和土地转换等变化；</w:t>
      </w:r>
    </w:p>
    <w:p w14:paraId="2B9A008C" w14:textId="77777777" w:rsidR="006343A0" w:rsidRDefault="00000000" w:rsidP="000C00AA">
      <w:pPr>
        <w:spacing w:after="0" w:line="360" w:lineRule="auto"/>
        <w:ind w:firstLine="420"/>
        <w:rPr>
          <w:lang w:eastAsia="zh-CN"/>
        </w:rPr>
      </w:pPr>
      <w:r>
        <w:rPr>
          <w:rFonts w:eastAsia="宋体"/>
          <w:color w:val="000000"/>
          <w:sz w:val="21"/>
          <w:lang w:eastAsia="zh-CN"/>
        </w:rPr>
        <w:t>- 土地覆盖分类准确率达到 70% 以上；</w:t>
      </w:r>
    </w:p>
    <w:p w14:paraId="4E13BE5F" w14:textId="77777777" w:rsidR="006343A0" w:rsidRDefault="00000000" w:rsidP="000C00AA">
      <w:pPr>
        <w:spacing w:after="0" w:line="360" w:lineRule="auto"/>
        <w:ind w:firstLine="420"/>
        <w:rPr>
          <w:lang w:eastAsia="zh-CN"/>
        </w:rPr>
      </w:pPr>
      <w:r>
        <w:rPr>
          <w:rFonts w:eastAsia="宋体"/>
          <w:color w:val="000000"/>
          <w:sz w:val="21"/>
          <w:lang w:eastAsia="zh-CN"/>
        </w:rPr>
        <w:t>- 在小数据场景（数百观测点）下仍可稳定训练；</w:t>
      </w:r>
    </w:p>
    <w:p w14:paraId="667B0F3C" w14:textId="77777777" w:rsidR="006343A0" w:rsidRDefault="00000000" w:rsidP="000C00AA">
      <w:pPr>
        <w:spacing w:after="0" w:line="360" w:lineRule="auto"/>
        <w:ind w:firstLine="420"/>
        <w:rPr>
          <w:rFonts w:eastAsia="宋体"/>
          <w:color w:val="000000"/>
          <w:sz w:val="21"/>
          <w:lang w:eastAsia="zh-CN"/>
        </w:rPr>
      </w:pPr>
      <w:r>
        <w:rPr>
          <w:rFonts w:eastAsia="宋体"/>
          <w:color w:val="000000"/>
          <w:sz w:val="21"/>
          <w:lang w:eastAsia="zh-CN"/>
        </w:rPr>
        <w:t>- 同一区域的嵌入向量计算一次后，可同时支持变化检测、土地覆盖分类、水体监测等多种下游任务，无需为每个任务单独训练模型。</w:t>
      </w:r>
    </w:p>
    <w:p w14:paraId="5B6EC755" w14:textId="3A9C883A" w:rsidR="00D532C2" w:rsidRDefault="00D532C2" w:rsidP="000C00AA">
      <w:pPr>
        <w:spacing w:after="0" w:line="360" w:lineRule="auto"/>
        <w:rPr>
          <w:lang w:eastAsia="zh-CN"/>
        </w:rPr>
      </w:pPr>
      <w:r w:rsidRPr="00D532C2">
        <w:rPr>
          <w:noProof/>
          <w:lang w:eastAsia="zh-CN"/>
        </w:rPr>
        <w:drawing>
          <wp:inline distT="0" distB="0" distL="0" distR="0" wp14:anchorId="2A3AEC3A" wp14:editId="72FCBC94">
            <wp:extent cx="5486400" cy="1233805"/>
            <wp:effectExtent l="0" t="0" r="0" b="0"/>
            <wp:docPr id="1670032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32987" name=""/>
                    <pic:cNvPicPr/>
                  </pic:nvPicPr>
                  <pic:blipFill>
                    <a:blip r:embed="rId10"/>
                    <a:stretch>
                      <a:fillRect/>
                    </a:stretch>
                  </pic:blipFill>
                  <pic:spPr>
                    <a:xfrm>
                      <a:off x="0" y="0"/>
                      <a:ext cx="5486400" cy="1233805"/>
                    </a:xfrm>
                    <a:prstGeom prst="rect">
                      <a:avLst/>
                    </a:prstGeom>
                  </pic:spPr>
                </pic:pic>
              </a:graphicData>
            </a:graphic>
          </wp:inline>
        </w:drawing>
      </w:r>
    </w:p>
    <w:p w14:paraId="04567B55" w14:textId="72E72182" w:rsidR="00D532C2" w:rsidRPr="00D532C2" w:rsidRDefault="00D532C2" w:rsidP="000C00AA">
      <w:pPr>
        <w:spacing w:before="120" w:after="120" w:line="360" w:lineRule="auto"/>
        <w:jc w:val="center"/>
        <w:rPr>
          <w:lang w:eastAsia="zh-CN"/>
        </w:rPr>
      </w:pPr>
      <w:r>
        <w:rPr>
          <w:rFonts w:eastAsia="宋体"/>
          <w:color w:val="000000"/>
          <w:sz w:val="20"/>
          <w:lang w:eastAsia="zh-CN"/>
        </w:rPr>
        <w:lastRenderedPageBreak/>
        <w:t>图</w:t>
      </w:r>
      <w:r>
        <w:rPr>
          <w:rFonts w:eastAsia="宋体" w:hint="eastAsia"/>
          <w:color w:val="000000"/>
          <w:sz w:val="20"/>
          <w:lang w:eastAsia="zh-CN"/>
        </w:rPr>
        <w:t>5</w:t>
      </w:r>
      <w:r>
        <w:rPr>
          <w:rFonts w:eastAsia="宋体"/>
          <w:color w:val="000000"/>
          <w:sz w:val="20"/>
          <w:lang w:eastAsia="zh-CN"/>
        </w:rPr>
        <w:t xml:space="preserve"> </w:t>
      </w:r>
      <w:r>
        <w:rPr>
          <w:rFonts w:eastAsia="宋体" w:hint="eastAsia"/>
          <w:color w:val="000000"/>
          <w:sz w:val="20"/>
          <w:lang w:eastAsia="zh-CN"/>
        </w:rPr>
        <w:t>哈尔滨新区变化检测实例</w:t>
      </w:r>
    </w:p>
    <w:p w14:paraId="04749215" w14:textId="14F14FA2" w:rsidR="006343A0" w:rsidRDefault="00000000" w:rsidP="000C00AA">
      <w:pPr>
        <w:pStyle w:val="1"/>
        <w:spacing w:before="360" w:after="120" w:line="360" w:lineRule="auto"/>
        <w:rPr>
          <w:rFonts w:hint="eastAsia"/>
          <w:lang w:eastAsia="zh-CN"/>
        </w:rPr>
      </w:pPr>
      <w:del w:id="19" w:author="Claude" w:date="2026-05-31T05:40:54Z" w16du:dateUtc="2026-05-31T05:40:54Z">
        <w:r w:rsidDel="C1E7EC62">
          <w:rPr>
            <w:rFonts w:ascii="宋体" w:eastAsia="宋体" w:hAnsi="宋体"/>
            <w:color w:val="000000"/>
            <w:lang w:eastAsia="zh-CN"/>
          </w:rPr>
          <w:delText>七、替代方案</w:delText>
        </w:r>
        <w:r w:rsidDel="00753AA9">
          <w:rPr>
            <w:rFonts w:ascii="宋体" w:eastAsia="宋体" w:hAnsi="宋体" w:hint="eastAsia"/>
            <w:color w:val="000000"/>
            <w:lang w:eastAsia="zh-CN"/>
          </w:rPr>
          <w:delText>（可写可不写，无）</w:delText>
        </w:r>
      </w:del>
    </w:p>
    <w:p w14:paraId="0714F11F" w14:textId="77777777" w:rsidR="006343A0" w:rsidRDefault="00000000" w:rsidP="000C00AA">
      <w:pPr>
        <w:spacing w:after="0" w:line="360" w:lineRule="auto"/>
        <w:ind w:firstLine="420"/>
        <w:rPr>
          <w:lang w:eastAsia="zh-CN"/>
        </w:rPr>
      </w:pPr>
      <w:del w:id="20" w:author="Claude" w:date="2026-05-31T05:41:11Z" w16du:dateUtc="2026-05-31T05:41:11Z">
        <w:r w:rsidDel="C1E7EC62">
          <w:rPr>
            <w:rFonts w:eastAsia="宋体"/>
            <w:color w:val="000000"/>
            <w:sz w:val="21"/>
            <w:lang w:eastAsia="zh-CN"/>
          </w:rPr>
          <w:delText>（1）反坍缩损失可采用基于最大编码率降低理论的损失函数替代均匀性损失，通过体积最大化约束嵌入空间。</w:delText>
        </w:r>
      </w:del>
    </w:p>
    <w:p w14:paraId="4972DC4C" w14:textId="77777777" w:rsidR="006343A0" w:rsidRDefault="00000000" w:rsidP="000C00AA">
      <w:pPr>
        <w:spacing w:after="0" w:line="360" w:lineRule="auto"/>
        <w:ind w:firstLine="420"/>
        <w:rPr>
          <w:lang w:eastAsia="zh-CN"/>
        </w:rPr>
      </w:pPr>
      <w:del w:id="21" w:author="Claude" w:date="2026-05-31T05:41:11Z" w16du:dateUtc="2026-05-31T05:41:11Z">
        <w:r w:rsidDel="C1E7EC62">
          <w:rPr>
            <w:rFonts w:eastAsia="宋体"/>
            <w:color w:val="000000"/>
            <w:sz w:val="21"/>
            <w:lang w:eastAsia="zh-CN"/>
          </w:rPr>
          <w:delText>（2）时序对比损失可采用沿完整时间维度并行对比所有时间步的策略，替代仅对比采样窗口的方式。</w:delText>
        </w:r>
      </w:del>
    </w:p>
    <w:p w14:paraId="567A25A0" w14:textId="77777777" w:rsidR="006343A0" w:rsidRDefault="00000000" w:rsidP="000C00AA">
      <w:pPr>
        <w:spacing w:after="0" w:line="360" w:lineRule="auto"/>
        <w:ind w:firstLine="420"/>
        <w:rPr>
          <w:lang w:eastAsia="zh-CN"/>
        </w:rPr>
      </w:pPr>
      <w:del w:id="22" w:author="Claude" w:date="2026-05-31T05:41:11Z" w16du:dateUtc="2026-05-31T05:41:11Z">
        <w:r w:rsidDel="C1E7EC62">
          <w:rPr>
            <w:rFonts w:eastAsia="宋体"/>
            <w:color w:val="000000"/>
            <w:sz w:val="21"/>
            <w:lang w:eastAsia="zh-CN"/>
          </w:rPr>
          <w:delText>（3）教师-学生框架可采用共享参数策略，教师和学生使用完全相同的参数，仅输入不同，替代动量更新策略。</w:delText>
        </w:r>
      </w:del>
    </w:p>
    <w:p w14:paraId="2702590C" w14:textId="77777777" w:rsidR="006343A0" w:rsidRDefault="00000000" w:rsidP="000C00AA">
      <w:pPr>
        <w:spacing w:after="0" w:line="360" w:lineRule="auto"/>
        <w:ind w:firstLine="420"/>
        <w:rPr>
          <w:lang w:eastAsia="zh-CN"/>
        </w:rPr>
      </w:pPr>
      <w:del w:id="23" w:author="Claude" w:date="2026-05-31T05:41:11Z" w16du:dateUtc="2026-05-31T05:41:11Z">
        <w:r w:rsidDel="C1E7EC62">
          <w:rPr>
            <w:rFonts w:eastAsia="宋体"/>
            <w:color w:val="000000"/>
            <w:sz w:val="21"/>
            <w:lang w:eastAsia="zh-CN"/>
          </w:rPr>
          <w:delText>（4）双窗口采样可扩展为多窗口采样，同时对比三个或更多时间窗口的嵌入。</w:delText>
        </w:r>
      </w:del>
    </w:p>
    <w:p w14:paraId="201EE6BF" w14:textId="77777777" w:rsidR="006343A0" w:rsidRDefault="00000000" w:rsidP="000C00AA">
      <w:pPr>
        <w:spacing w:after="0" w:line="360" w:lineRule="auto"/>
        <w:ind w:firstLine="420"/>
        <w:rPr>
          <w:lang w:eastAsia="zh-CN"/>
        </w:rPr>
      </w:pPr>
      <w:del w:id="24" w:author="Claude" w:date="2026-05-31T05:41:11Z" w16du:dateUtc="2026-05-31T05:41:11Z">
        <w:r w:rsidDel="C1E7EC62">
          <w:rPr>
            <w:rFonts w:eastAsia="宋体"/>
            <w:sz w:val="21"/>
            <w:lang w:eastAsia="zh-CN"/>
          </w:rPr>
          <w:delText>（5）栅格坐标系对齐方案可采用其他全球坐标方案替代，只要具备全球一致性、多尺度无缝衔接和多源数据对齐能力即可。</w:delText>
        </w:r>
      </w:del>
    </w:p>
    <w:p w14:paraId="5C86E881" w14:textId="77777777" w:rsidR="006343A0" w:rsidRDefault="00000000" w:rsidP="000C00AA">
      <w:pPr>
        <w:spacing w:after="0" w:line="360" w:lineRule="auto"/>
        <w:ind w:firstLine="420"/>
        <w:rPr>
          <w:lang w:eastAsia="zh-CN"/>
        </w:rPr>
      </w:pPr>
      <w:del w:id="25" w:author="Claude" w:date="2026-05-31T05:41:11Z" w16du:dateUtc="2026-05-31T05:41:11Z">
        <w:r w:rsidDel="C1E7EC62">
          <w:rPr>
            <w:rFonts w:eastAsia="宋体"/>
            <w:color w:val="000000"/>
            <w:sz w:val="21"/>
            <w:lang w:eastAsia="zh-CN"/>
          </w:rPr>
          <w:delText>（6）专用输入头可采用其他特征提取结构（如全连接层、注意力机制等）替代卷积下采样结构，只要能够将不同数据源映射到统一潜在空间即可。</w:delText>
        </w:r>
      </w:del>
    </w:p>
    <w:p w14:paraId="3E9282C4" w14:textId="77777777" w:rsidR="006343A0" w:rsidRDefault="00000000" w:rsidP="000C00AA">
      <w:pPr>
        <w:spacing w:after="0" w:line="360" w:lineRule="auto"/>
        <w:ind w:firstLine="420"/>
        <w:rPr>
          <w:lang w:eastAsia="zh-CN"/>
        </w:rPr>
      </w:pPr>
      <w:del w:id="26" w:author="Claude" w:date="2026-05-31T05:41:11Z" w16du:dateUtc="2026-05-31T05:41:11Z">
        <w:r w:rsidDel="C1E7EC62">
          <w:rPr>
            <w:rFonts w:eastAsia="宋体"/>
            <w:color w:val="000000"/>
            <w:sz w:val="21"/>
            <w:lang w:eastAsia="zh-CN"/>
          </w:rPr>
          <w:delText>（7）多路径时空特征提取单元中的三路并行结构可替换为串行结构或混合结构，只要能够同时捕获时间依赖、空间依赖和高分辨率局部细节即可。</w:delText>
        </w:r>
      </w:del>
    </w:p>
    <w:p w14:paraId="15AF743E" w14:textId="77777777" w:rsidR="006343A0" w:rsidRDefault="00000000" w:rsidP="000C00AA">
      <w:pPr>
        <w:pStyle w:val="1"/>
        <w:spacing w:before="360" w:after="120" w:line="360" w:lineRule="auto"/>
        <w:rPr>
          <w:lang w:eastAsia="zh-CN"/>
        </w:rPr>
      </w:pPr>
      <w:r>
        <w:rPr>
          <w:rFonts w:ascii="宋体" w:eastAsia="宋体" w:hAnsi="宋体"/>
          <w:color w:val="000000"/>
          <w:lang w:eastAsia="zh-CN"/>
        </w:rPr>
        <w:t>八、其他建议</w:t>
      </w:r>
    </w:p>
    <w:p w14:paraId="070B3C9A" w14:textId="77777777" w:rsidR="006343A0" w:rsidRDefault="00000000" w:rsidP="000C00AA">
      <w:pPr>
        <w:spacing w:after="0" w:line="360" w:lineRule="auto"/>
        <w:ind w:firstLine="420"/>
        <w:rPr>
          <w:lang w:eastAsia="zh-CN"/>
        </w:rPr>
      </w:pPr>
      <w:r>
        <w:rPr>
          <w:rFonts w:eastAsia="宋体"/>
          <w:color w:val="000000"/>
          <w:sz w:val="21"/>
          <w:lang w:eastAsia="zh-CN"/>
        </w:rPr>
        <w:t>建议在权利要求书中增加电子设备、计算机可读存储介质和计算机程序产品等权利要求，以覆盖软件实现方式。</w:t>
      </w:r>
    </w:p>
    <w:sectPr w:rsidR="006343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75229264">
    <w:abstractNumId w:val="8"/>
  </w:num>
  <w:num w:numId="2" w16cid:durableId="466430994">
    <w:abstractNumId w:val="6"/>
  </w:num>
  <w:num w:numId="3" w16cid:durableId="1329867747">
    <w:abstractNumId w:val="5"/>
  </w:num>
  <w:num w:numId="4" w16cid:durableId="1963222154">
    <w:abstractNumId w:val="4"/>
  </w:num>
  <w:num w:numId="5" w16cid:durableId="738745976">
    <w:abstractNumId w:val="7"/>
  </w:num>
  <w:num w:numId="6" w16cid:durableId="2134321250">
    <w:abstractNumId w:val="3"/>
  </w:num>
  <w:num w:numId="7" w16cid:durableId="2130738588">
    <w:abstractNumId w:val="2"/>
  </w:num>
  <w:num w:numId="8" w16cid:durableId="1081415470">
    <w:abstractNumId w:val="1"/>
  </w:num>
  <w:num w:numId="9" w16cid:durableId="1974826469">
    <w:abstractNumId w:val="0"/>
  </w:num>
</w:numbering>
</file>

<file path=word/people.xml><?xml version="1.0" encoding="utf-8"?>
<w15:people xmlns:w15="http://schemas.microsoft.com/office/word/2012/wordml">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bordersDoNotSurroundHeader/>
  <w:bordersDoNotSurroundFooter/>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E3F"/>
    <w:rsid w:val="000C00AA"/>
    <w:rsid w:val="0015074B"/>
    <w:rsid w:val="002248C2"/>
    <w:rsid w:val="0029639D"/>
    <w:rsid w:val="00326F90"/>
    <w:rsid w:val="005649A7"/>
    <w:rsid w:val="006343A0"/>
    <w:rsid w:val="00753AA9"/>
    <w:rsid w:val="0090668B"/>
    <w:rsid w:val="009461AE"/>
    <w:rsid w:val="00990884"/>
    <w:rsid w:val="00A9109E"/>
    <w:rsid w:val="00AA1D8D"/>
    <w:rsid w:val="00B47730"/>
    <w:rsid w:val="00BE1064"/>
    <w:rsid w:val="00CB0664"/>
    <w:rsid w:val="00CB364B"/>
    <w:rsid w:val="00D532C2"/>
    <w:rsid w:val="00EB0F28"/>
    <w:rsid w:val="00FC693F"/>
    <w:rsid w:val="C1E7EC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3BDB2"/>
  <w14:defaultImageDpi w14:val="300"/>
  <w15:docId w15:val="{A8C3121D-7B96-424A-9FEB-A32B681F2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Pages>
  <Words>1110</Words>
  <Characters>6329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HH8358</cp:lastModifiedBy>
  <cp:revision>41</cp:revision>
  <dcterms:created xsi:type="dcterms:W3CDTF">2013-12-23T23:15:00Z</dcterms:created>
  <dcterms:modified xsi:type="dcterms:W3CDTF">2026-05-25T12:36:00Z</dcterms:modified>
  <cp:category/>
</cp:coreProperties>
</file>